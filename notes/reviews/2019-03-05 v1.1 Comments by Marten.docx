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0F531C" w14:textId="77777777" w:rsidR="009F62EA" w:rsidRDefault="000D4C22">
      <w:pPr>
        <w:pStyle w:val="Title"/>
      </w:pPr>
      <w:r>
        <w:t>Climbing Escher’s stairs, or how to estimate stability landscapes for multidimensional deterministic systems</w:t>
      </w:r>
    </w:p>
    <w:p w14:paraId="26F42C0B" w14:textId="77777777" w:rsidR="009F62EA" w:rsidRPr="000D4C22" w:rsidRDefault="000D4C22">
      <w:pPr>
        <w:pStyle w:val="Author"/>
        <w:rPr>
          <w:lang w:val="nl-NL"/>
          <w:rPrChange w:id="0" w:author="Marten Scheffer" w:date="2019-03-05T07:30:00Z">
            <w:rPr/>
          </w:rPrChange>
        </w:rPr>
      </w:pPr>
      <w:r w:rsidRPr="000D4C22">
        <w:rPr>
          <w:lang w:val="nl-NL"/>
          <w:rPrChange w:id="1" w:author="Marten Scheffer" w:date="2019-03-05T07:30:00Z">
            <w:rPr/>
          </w:rPrChange>
        </w:rPr>
        <w:t xml:space="preserve">Pablo </w:t>
      </w:r>
      <w:proofErr w:type="spellStart"/>
      <w:r w:rsidRPr="000D4C22">
        <w:rPr>
          <w:lang w:val="nl-NL"/>
          <w:rPrChange w:id="2" w:author="Marten Scheffer" w:date="2019-03-05T07:30:00Z">
            <w:rPr/>
          </w:rPrChange>
        </w:rPr>
        <w:t>Rodríguez</w:t>
      </w:r>
      <w:proofErr w:type="spellEnd"/>
      <w:r w:rsidRPr="000D4C22">
        <w:rPr>
          <w:lang w:val="nl-NL"/>
          <w:rPrChange w:id="3" w:author="Marten Scheffer" w:date="2019-03-05T07:30:00Z">
            <w:rPr/>
          </w:rPrChange>
        </w:rPr>
        <w:t>-Sánchez, Egbert van Nes &amp; Marten Scheffer</w:t>
      </w:r>
    </w:p>
    <w:p w14:paraId="004A77CB" w14:textId="77777777" w:rsidR="009F62EA" w:rsidRDefault="000D4C22">
      <w:pPr>
        <w:pStyle w:val="Date"/>
      </w:pPr>
      <w:r>
        <w:t>2019-03-04</w:t>
      </w:r>
    </w:p>
    <w:p w14:paraId="43E25966" w14:textId="77777777" w:rsidR="009F62EA" w:rsidRDefault="000D4C22">
      <w:pPr>
        <w:pStyle w:val="Abstract"/>
      </w:pPr>
      <w:r>
        <w:t>Stability landscapes are useful tools for understanding dynamical systems. These landscapes are usually calculated from differential equations in analogy with the physical concept of potential. Unfortunately, the conditions for those potentials to exist are quite restrictive for systems with two or more state variables. Here we present a numerical method for decomposing differential equations of any size in two terms, one that has an associated potential (the gradient term), and another one that lacks it (the curl term). In regions of the state space where the magnitude of the curl term is small compared to the gradient part, we can still make approximate use of the concept of potential. The curl to gradient ratio can be used to estimate the local error introduced by our approximation. Both the algorithm and a ready-to-use implementation in the form of an R package are provided.</w:t>
      </w:r>
    </w:p>
    <w:p w14:paraId="5D8C6FCD" w14:textId="77777777" w:rsidR="009F62EA" w:rsidRDefault="000D4C22">
      <w:pPr>
        <w:pStyle w:val="Heading1"/>
      </w:pPr>
      <w:bookmarkStart w:id="4" w:name="introduction"/>
      <w:bookmarkEnd w:id="4"/>
      <w:r>
        <w:t>Introduction</w:t>
      </w:r>
    </w:p>
    <w:p w14:paraId="6FA9FA37" w14:textId="77777777" w:rsidR="009F62EA" w:rsidRDefault="000D4C22">
      <w:pPr>
        <w:pStyle w:val="FirstParagraph"/>
      </w:pPr>
      <w:r>
        <w:t>With knowledge becoming progressively more interdisciplinary, the relevance of science communication is increasing fast. Mathematical concepts are among the hardest topics to communicate to non-expert audiences, policy makers, and also to scientists with little mathematical background. Visual methods are known to be successful ways of explaining mathematical concepts and results to non-specialists.</w:t>
      </w:r>
    </w:p>
    <w:p w14:paraId="66F0FBA6" w14:textId="77777777" w:rsidR="009F62EA" w:rsidRDefault="000D4C22">
      <w:pPr>
        <w:pStyle w:val="BodyText"/>
      </w:pPr>
      <w:r>
        <w:t xml:space="preserve">One particularly successful visualization method is that of the stability landscape, also known as the rolling marble or ball-in-a-cup diagram (Beisner, Haydon, and Cuddington (2003), Edelstein-Keshet (2005), Strogatz (1994)), whose origins can be traced back to the introduction of the scalar potential by Lagrange in the XVIII century (Lagrange (1777)). In stability landscapes (e.g.: figure 1) the position of the marble represents the state of the system at a given time. With this picture in mind, the shape of the surface represents the underlying dynamical rules, where the slope is the driver of the movement. The peaks on the undulated surface represent unstable equilibrium states and the wells represent stable equilibria. Different basins of attraction are separated by </w:t>
      </w:r>
      <w:r>
        <w:rPr>
          <w:i/>
        </w:rPr>
        <w:t>mountain ridges</w:t>
      </w:r>
      <w:r>
        <w:t xml:space="preserve"> in the surface. Summarizing: the marble naturally rolls downhill to the lowest point of its basin of attraction.</w:t>
      </w:r>
    </w:p>
    <w:p w14:paraId="45F31042" w14:textId="77777777" w:rsidR="009F62EA" w:rsidRDefault="000D4C22">
      <w:pPr>
        <w:pStyle w:val="BodyText"/>
      </w:pPr>
      <w:r>
        <w:t xml:space="preserve">The main reason for the success of this picture arises from the fact that stability landscapes are built as an analogy with our most familiar dynamical system: movement. Particularly, the movement of a marble along a curved landscape under the influence of its own weight and a strong frictional force. The stability landscape corresponds then with the physical concept of potential energy (Strogatz (1994)). This explains why our intuition, based in what we know about movement in our everyday life, works so well reading this diagrams. It is important to stress the fact that under this picture there’s not such a thing as inertia </w:t>
      </w:r>
      <w:r>
        <w:lastRenderedPageBreak/>
        <w:t>(Beisner, Haydon, and Cuddington (2003)). The accurate analogy is that of a marble rolling in a surface while submerged inside a very viscous fluid (Strogatz (1994)).</w:t>
      </w:r>
    </w:p>
    <w:p w14:paraId="18C37E9C" w14:textId="77777777" w:rsidR="009F62EA" w:rsidRDefault="000D4C22">
      <w:pPr>
        <w:pStyle w:val="BodyText"/>
      </w:pPr>
      <w:r>
        <w:t>Stability landscapes have proven to be a successful tool to explain advanced concepts related with the stability of dynamical systems in an intuitive way. Some examples of those advanced concepts are multistability, basin of attraction, bifurcation points and hystheresis (see Scheffer et al. (2001), Beisner, Haydon, and Cuddington (2003) and figure 1).</w:t>
      </w:r>
    </w:p>
    <w:p w14:paraId="1EDCD6DA" w14:textId="77777777" w:rsidR="009F62EA" w:rsidRDefault="000D4C22">
      <w:pPr>
        <w:pStyle w:val="FigurewithCaption"/>
      </w:pPr>
      <w:r>
        <w:rPr>
          <w:noProof/>
        </w:rPr>
        <w:drawing>
          <wp:inline distT="0" distB="0" distL="0" distR="0" wp14:anchorId="129C3465" wp14:editId="0D92D153">
            <wp:extent cx="2306574" cy="3198114"/>
            <wp:effectExtent l="0" t="0" r="0" b="0"/>
            <wp:docPr id="1" name="Picture" descr="Figure 1 Example of a set of 4 stability landscapes from Scheffer et al. (2001). The upper side of the figure shows the stability landscape of a one-dimensional system for 4 different values of a control parameter. The lower side shows the bifurcation diagram. This diagram proved to be a succesful tool for explaining advanced concepts in bifurcation theory such as bistability and fold bifurcations."/>
            <wp:cNvGraphicFramePr/>
            <a:graphic xmlns:a="http://schemas.openxmlformats.org/drawingml/2006/main">
              <a:graphicData uri="http://schemas.openxmlformats.org/drawingml/2006/picture">
                <pic:pic xmlns:pic="http://schemas.openxmlformats.org/drawingml/2006/picture">
                  <pic:nvPicPr>
                    <pic:cNvPr id="0" name="Picture" descr="img/sl.jpg"/>
                    <pic:cNvPicPr>
                      <a:picLocks noChangeAspect="1" noChangeArrowheads="1"/>
                    </pic:cNvPicPr>
                  </pic:nvPicPr>
                  <pic:blipFill>
                    <a:blip r:embed="rId7"/>
                    <a:stretch>
                      <a:fillRect/>
                    </a:stretch>
                  </pic:blipFill>
                  <pic:spPr bwMode="auto">
                    <a:xfrm>
                      <a:off x="0" y="0"/>
                      <a:ext cx="2306574" cy="3198114"/>
                    </a:xfrm>
                    <a:prstGeom prst="rect">
                      <a:avLst/>
                    </a:prstGeom>
                    <a:noFill/>
                    <a:ln w="9525">
                      <a:noFill/>
                      <a:headEnd/>
                      <a:tailEnd/>
                    </a:ln>
                  </pic:spPr>
                </pic:pic>
              </a:graphicData>
            </a:graphic>
          </wp:inline>
        </w:drawing>
      </w:r>
    </w:p>
    <w:p w14:paraId="192B3B2B" w14:textId="77777777" w:rsidR="009F62EA" w:rsidRDefault="000D4C22">
      <w:pPr>
        <w:pStyle w:val="ImageCaption"/>
      </w:pPr>
      <w:r>
        <w:t>Figure 1 Example of a set of 4 stability landscapes from Scheffer et al. (2001). The upper side of the figure shows the stability landscape of a one-dimensional system for 4 different values of a control parameter. The lower side shows the bifurcation diagram. This diagram proved to be a succesful tool for explaining advanced concepts in bifurcation theory such as bistability and fold bifurcations.</w:t>
      </w:r>
    </w:p>
    <w:p w14:paraId="2A89AF86" w14:textId="77777777" w:rsidR="009F62EA" w:rsidRDefault="000D4C22">
      <w:pPr>
        <w:pStyle w:val="BodyText"/>
      </w:pPr>
      <w:r>
        <w:t xml:space="preserve">Like with any other analogy, it is important to be aware of its limitations. </w:t>
      </w:r>
      <w:del w:id="5" w:author="Marten Scheffer" w:date="2019-03-05T07:32:00Z">
        <w:r w:rsidDel="000D4C22">
          <w:delText>The most important one</w:delText>
        </w:r>
      </w:del>
      <w:ins w:id="6" w:author="Marten Scheffer" w:date="2019-03-05T07:32:00Z">
        <w:r>
          <w:t>The one we address here</w:t>
        </w:r>
      </w:ins>
      <w:r>
        <w:t xml:space="preserve"> is the fact that, for models with more than one state variable, such a potential doesn’t exist in general. To get an intutive feeling of why this is true, picture a model with a stable cyclic attractor. As the slope of the potential should reflect the speed of change, we would need a potential landscape where our marble can roll in a closed loop while always going downhill. Such a surface is a classical example of an impossible object (see figure 2 and L. S. Penrose and Penrose (1958) for details).</w:t>
      </w:r>
    </w:p>
    <w:p w14:paraId="7F1F656B" w14:textId="77777777" w:rsidR="009F62EA" w:rsidRDefault="000D4C22">
      <w:pPr>
        <w:pStyle w:val="FigurewithCaption"/>
      </w:pPr>
      <w:r>
        <w:rPr>
          <w:noProof/>
        </w:rPr>
        <w:lastRenderedPageBreak/>
        <w:drawing>
          <wp:inline distT="0" distB="0" distL="0" distR="0" wp14:anchorId="54750D55" wp14:editId="298D47DA">
            <wp:extent cx="5334000" cy="4056273"/>
            <wp:effectExtent l="0" t="0" r="0" b="0"/>
            <wp:docPr id="2" name="Picture" descr="Figure 2 The Penrose stair (L. S. Penrose and Penrose (1958)) is a classical example of an impossible object. In such a surface, it is possible to walk in a closed loop while permanently going downhill. This object was popularized by the Dutch artist M.C. Escher (for a beautiful example, see Escher (1960). The same idea is explored in Escher (1961))."/>
            <wp:cNvGraphicFramePr/>
            <a:graphic xmlns:a="http://schemas.openxmlformats.org/drawingml/2006/main">
              <a:graphicData uri="http://schemas.openxmlformats.org/drawingml/2006/picture">
                <pic:pic xmlns:pic="http://schemas.openxmlformats.org/drawingml/2006/picture">
                  <pic:nvPicPr>
                    <pic:cNvPr id="0" name="Picture" descr="img/penrose.png"/>
                    <pic:cNvPicPr>
                      <a:picLocks noChangeAspect="1" noChangeArrowheads="1"/>
                    </pic:cNvPicPr>
                  </pic:nvPicPr>
                  <pic:blipFill>
                    <a:blip r:embed="rId8"/>
                    <a:stretch>
                      <a:fillRect/>
                    </a:stretch>
                  </pic:blipFill>
                  <pic:spPr bwMode="auto">
                    <a:xfrm>
                      <a:off x="0" y="0"/>
                      <a:ext cx="5334000" cy="4056273"/>
                    </a:xfrm>
                    <a:prstGeom prst="rect">
                      <a:avLst/>
                    </a:prstGeom>
                    <a:noFill/>
                    <a:ln w="9525">
                      <a:noFill/>
                      <a:headEnd/>
                      <a:tailEnd/>
                    </a:ln>
                  </pic:spPr>
                </pic:pic>
              </a:graphicData>
            </a:graphic>
          </wp:inline>
        </w:drawing>
      </w:r>
    </w:p>
    <w:p w14:paraId="7282AD7C" w14:textId="77777777" w:rsidR="009F62EA" w:rsidRDefault="000D4C22">
      <w:pPr>
        <w:pStyle w:val="ImageCaption"/>
      </w:pPr>
      <w:r>
        <w:t>Figure 2 The Penrose stair (L. S. Penrose and Penrose (1958)) is a classical example of an impossible object. In such a surface, it is possible to walk in a closed loop while permanently going downhill. This object was popularized by the Dutch artist M.C. Escher (for a beautiful example, see Escher (1960). The same idea is explored in Escher (1961)).</w:t>
      </w:r>
    </w:p>
    <w:p w14:paraId="1A465261" w14:textId="77777777" w:rsidR="009F62EA" w:rsidRDefault="000D4C22">
      <w:pPr>
        <w:pStyle w:val="BodyText"/>
      </w:pPr>
      <w:r>
        <w:t>Being this a centuries-old problem (see for instance Helmholtz (1858)), several methods have been proposed to estimate stability landscapes for general, high-dimensional systems. A comprehensive review can be found in Zhou et al. (2012). Nevertheless, we share the perception with other authors (Beisner, Haydon, and Cuddington (2003)) that the concept of potential is often misunderstood in research communities with a limited mathematical background, and that even methods like the ones described in Zhou et al. (2012) are often, and perhaps unfairly discarded as “too complicated to implement”.</w:t>
      </w:r>
    </w:p>
    <w:p w14:paraId="16D30F1C" w14:textId="77777777" w:rsidR="009F62EA" w:rsidRDefault="000D4C22">
      <w:pPr>
        <w:pStyle w:val="BodyText"/>
      </w:pPr>
      <w:del w:id="7" w:author="Marten Scheffer" w:date="2019-03-05T07:34:00Z">
        <w:r w:rsidDel="000D4C22">
          <w:delText>The present work adds one</w:delText>
        </w:r>
      </w:del>
      <w:ins w:id="8" w:author="Marten Scheffer" w:date="2019-03-05T07:34:00Z">
        <w:r>
          <w:t xml:space="preserve">Here we </w:t>
        </w:r>
      </w:ins>
      <w:ins w:id="9" w:author="Marten Scheffer" w:date="2019-03-05T07:35:00Z">
        <w:r>
          <w:t xml:space="preserve">review the state of the art, and present a new method to </w:t>
        </w:r>
      </w:ins>
      <w:ins w:id="10" w:author="Marten Scheffer" w:date="2019-03-05T07:36:00Z">
        <w:r>
          <w:t>deal with the fundamental problem</w:t>
        </w:r>
        <w:r w:rsidR="006F4D02">
          <w:t xml:space="preserve"> of </w:t>
        </w:r>
      </w:ins>
      <w:ins w:id="11" w:author="Marten Scheffer" w:date="2019-03-05T07:37:00Z">
        <w:r w:rsidR="006F4D02">
          <w:t>approximating stability landscapes for high dimensional systems</w:t>
        </w:r>
      </w:ins>
      <w:del w:id="12" w:author="Marten Scheffer" w:date="2019-03-05T07:35:00Z">
        <w:r w:rsidDel="000D4C22">
          <w:delText xml:space="preserve"> more method to this list</w:delText>
        </w:r>
      </w:del>
      <w:r>
        <w:t xml:space="preserve">. First, we present an overview of the conditions that a model has to fulfill to be robustly associated with a potential. Next, we center our attention in systems that fail to fulfill those conditions, and we introduce an algorithm to decompose them as the sum of a gradient and a non-gradient part. Each part can be used, respectivelly, to compute an associated potential and to measure the local error introduced by our picture. In order to reach those interested readers with little background in mathematics, we </w:t>
      </w:r>
      <w:del w:id="13" w:author="Marten Scheffer" w:date="2019-03-05T07:37:00Z">
        <w:r w:rsidDel="006F4D02">
          <w:delText xml:space="preserve">voluntarily </w:delText>
        </w:r>
      </w:del>
      <w:r>
        <w:t xml:space="preserve">limited our mathematical weaponry. Knowledge of basic linear algebra and basic vector calculus will suffice to understand the </w:t>
      </w:r>
      <w:r>
        <w:lastRenderedPageBreak/>
        <w:t xml:space="preserve">paper to its last detail. Additionally, we provide a ready to use </w:t>
      </w:r>
      <w:r>
        <w:rPr>
          <w:i/>
        </w:rPr>
        <w:t>R</w:t>
      </w:r>
      <w:r>
        <w:t xml:space="preserve"> package that implements the algorithm this paper describes.</w:t>
      </w:r>
    </w:p>
    <w:p w14:paraId="39F75DAB" w14:textId="77777777" w:rsidR="009F62EA" w:rsidRDefault="000D4C22">
      <w:pPr>
        <w:pStyle w:val="Heading2"/>
      </w:pPr>
      <w:bookmarkStart w:id="14" w:name="mathematical-background"/>
      <w:bookmarkEnd w:id="14"/>
      <w:r>
        <w:t>Mathematical background</w:t>
      </w:r>
    </w:p>
    <w:p w14:paraId="61D1414F" w14:textId="77777777" w:rsidR="009F62EA" w:rsidRDefault="000D4C22">
      <w:pPr>
        <w:pStyle w:val="FirstParagraph"/>
      </w:pPr>
      <w:r>
        <w:t xml:space="preserve">Consider a coupled differential equation with two state variables </w:t>
      </w:r>
      <m:oMath>
        <m:r>
          <w:rPr>
            <w:rFonts w:ascii="Cambria Math" w:hAnsi="Cambria Math"/>
          </w:rPr>
          <m:t>x</m:t>
        </m:r>
      </m:oMath>
      <w:r>
        <w:t xml:space="preserve"> and </w:t>
      </w:r>
      <m:oMath>
        <m:r>
          <w:rPr>
            <w:rFonts w:ascii="Cambria Math" w:hAnsi="Cambria Math"/>
          </w:rPr>
          <m:t>y</m:t>
        </m:r>
      </m:oMath>
      <w:r>
        <w:t xml:space="preserve">. The dynamics of such system can be described by a two-dimensional stability landscape if a potential function </w:t>
      </w:r>
      <m:oMath>
        <m:r>
          <w:rPr>
            <w:rFonts w:ascii="Cambria Math" w:hAnsi="Cambria Math"/>
          </w:rPr>
          <m:t>V(x,y)</m:t>
        </m:r>
      </m:oMath>
      <w:r>
        <w:t xml:space="preserve"> exists whose slope is proportional to the change in time of both states (equation (1)).</w:t>
      </w:r>
    </w:p>
    <w:p w14:paraId="33C36BE3" w14:textId="77777777" w:rsidR="009F62EA" w:rsidRDefault="000D4C22">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dx</m:t>
                        </m:r>
                      </m:num>
                      <m:den>
                        <m:r>
                          <w:rPr>
                            <w:rFonts w:ascii="Cambria Math" w:hAnsi="Cambria Math"/>
                          </w:rPr>
                          <m:t>dt</m:t>
                        </m:r>
                      </m:den>
                    </m:f>
                    <m:r>
                      <w:rPr>
                        <w:rFonts w:ascii="Cambria Math" w:hAnsi="Cambria Math"/>
                      </w:rPr>
                      <m:t>=f(x,y)=-</m:t>
                    </m:r>
                    <m:f>
                      <m:fPr>
                        <m:ctrlPr>
                          <w:rPr>
                            <w:rFonts w:ascii="Cambria Math" w:hAnsi="Cambria Math"/>
                          </w:rPr>
                        </m:ctrlPr>
                      </m:fPr>
                      <m:num>
                        <m:r>
                          <w:rPr>
                            <w:rFonts w:ascii="Cambria Math" w:hAnsi="Cambria Math"/>
                          </w:rPr>
                          <m:t>∂V</m:t>
                        </m:r>
                      </m:num>
                      <m:den>
                        <m:r>
                          <w:rPr>
                            <w:rFonts w:ascii="Cambria Math" w:hAnsi="Cambria Math"/>
                          </w:rPr>
                          <m:t>∂x</m:t>
                        </m:r>
                      </m:den>
                    </m:f>
                  </m:e>
                </m:mr>
                <m:mr>
                  <m:e>
                    <m:f>
                      <m:fPr>
                        <m:ctrlPr>
                          <w:rPr>
                            <w:rFonts w:ascii="Cambria Math" w:hAnsi="Cambria Math"/>
                          </w:rPr>
                        </m:ctrlPr>
                      </m:fPr>
                      <m:num>
                        <m:r>
                          <w:rPr>
                            <w:rFonts w:ascii="Cambria Math" w:hAnsi="Cambria Math"/>
                          </w:rPr>
                          <m:t>dy</m:t>
                        </m:r>
                      </m:num>
                      <m:den>
                        <m:r>
                          <w:rPr>
                            <w:rFonts w:ascii="Cambria Math" w:hAnsi="Cambria Math"/>
                          </w:rPr>
                          <m:t>dt</m:t>
                        </m:r>
                      </m:den>
                    </m:f>
                    <m:r>
                      <w:rPr>
                        <w:rFonts w:ascii="Cambria Math" w:hAnsi="Cambria Math"/>
                      </w:rPr>
                      <m:t>=g(x,y)=-</m:t>
                    </m:r>
                    <m:f>
                      <m:fPr>
                        <m:ctrlPr>
                          <w:rPr>
                            <w:rFonts w:ascii="Cambria Math" w:hAnsi="Cambria Math"/>
                          </w:rPr>
                        </m:ctrlPr>
                      </m:fPr>
                      <m:num>
                        <m:r>
                          <w:rPr>
                            <w:rFonts w:ascii="Cambria Math" w:hAnsi="Cambria Math"/>
                          </w:rPr>
                          <m:t>∂V</m:t>
                        </m:r>
                      </m:num>
                      <m:den>
                        <m:r>
                          <w:rPr>
                            <w:rFonts w:ascii="Cambria Math" w:hAnsi="Cambria Math"/>
                          </w:rPr>
                          <m:t>∂y</m:t>
                        </m:r>
                      </m:den>
                    </m:f>
                  </m:e>
                </m:mr>
              </m:m>
            </m:e>
          </m:d>
          <m:r>
            <w:rPr>
              <w:rFonts w:ascii="Cambria Math" w:hAnsi="Cambria Math"/>
            </w:rPr>
            <m:t>  (1)</m:t>
          </m:r>
        </m:oMath>
      </m:oMathPara>
    </w:p>
    <w:p w14:paraId="6B0EA46D" w14:textId="77777777" w:rsidR="009F62EA" w:rsidRDefault="000D4C22">
      <w:pPr>
        <w:pStyle w:val="FirstParagraph"/>
      </w:pPr>
      <w:r>
        <w:t xml:space="preserve">Such a potential </w:t>
      </w:r>
      <m:oMath>
        <m:r>
          <w:rPr>
            <w:rFonts w:ascii="Cambria Math" w:hAnsi="Cambria Math"/>
          </w:rPr>
          <m:t>V(x,y)</m:t>
        </m:r>
      </m:oMath>
      <w:r>
        <w:t xml:space="preserve"> exists if and only if the crossed derivatives of functions </w:t>
      </w:r>
      <m:oMath>
        <m:r>
          <w:rPr>
            <w:rFonts w:ascii="Cambria Math" w:hAnsi="Cambria Math"/>
          </w:rPr>
          <m:t>f(x,y)</m:t>
        </m:r>
      </m:oMath>
      <w:r>
        <w:t xml:space="preserve"> and </w:t>
      </w:r>
      <m:oMath>
        <m:r>
          <w:rPr>
            <w:rFonts w:ascii="Cambria Math" w:hAnsi="Cambria Math"/>
          </w:rPr>
          <m:t>g(x,y)</m:t>
        </m:r>
      </m:oMath>
      <w:r>
        <w:t xml:space="preserve"> are equal for all </w:t>
      </w:r>
      <m:oMath>
        <m:r>
          <w:rPr>
            <w:rFonts w:ascii="Cambria Math" w:hAnsi="Cambria Math"/>
          </w:rPr>
          <m:t>x</m:t>
        </m:r>
      </m:oMath>
      <w:r>
        <w:t xml:space="preserve"> and </w:t>
      </w:r>
      <m:oMath>
        <m:r>
          <w:rPr>
            <w:rFonts w:ascii="Cambria Math" w:hAnsi="Cambria Math"/>
          </w:rPr>
          <m:t>y</m:t>
        </m:r>
      </m:oMath>
      <w:r>
        <w:t xml:space="preserve"> (equation (2)). Vector fields satisfying equation (2) are known as conservative, irrotational or gradient fields (cf. section 8.3 of Marsden and Tromba (2003)).</w:t>
      </w:r>
    </w:p>
    <w:p w14:paraId="2BC6D5F2" w14:textId="77777777" w:rsidR="009F62EA" w:rsidRDefault="000D4C22">
      <w:pPr>
        <w:pStyle w:val="BodyText"/>
      </w:pPr>
      <m:oMathPara>
        <m:oMathParaPr>
          <m:jc m:val="center"/>
        </m:oMathParaPr>
        <m:oMath>
          <m:f>
            <m:fPr>
              <m:ctrlPr>
                <w:rPr>
                  <w:rFonts w:ascii="Cambria Math" w:hAnsi="Cambria Math"/>
                </w:rPr>
              </m:ctrlPr>
            </m:fPr>
            <m:num>
              <m:r>
                <w:rPr>
                  <w:rFonts w:ascii="Cambria Math" w:hAnsi="Cambria Math"/>
                </w:rPr>
                <m:t>∂f</m:t>
              </m:r>
            </m:num>
            <m:den>
              <m:r>
                <w:rPr>
                  <w:rFonts w:ascii="Cambria Math" w:hAnsi="Cambria Math"/>
                </w:rPr>
                <m:t>∂y</m:t>
              </m:r>
            </m:den>
          </m:f>
          <m:r>
            <w:rPr>
              <w:rFonts w:ascii="Cambria Math" w:hAnsi="Cambria Math"/>
            </w:rPr>
            <m:t>=</m:t>
          </m:r>
          <m:f>
            <m:fPr>
              <m:ctrlPr>
                <w:rPr>
                  <w:rFonts w:ascii="Cambria Math" w:hAnsi="Cambria Math"/>
                </w:rPr>
              </m:ctrlPr>
            </m:fPr>
            <m:num>
              <m:r>
                <w:rPr>
                  <w:rFonts w:ascii="Cambria Math" w:hAnsi="Cambria Math"/>
                </w:rPr>
                <m:t>∂g</m:t>
              </m:r>
            </m:num>
            <m:den>
              <m:r>
                <w:rPr>
                  <w:rFonts w:ascii="Cambria Math" w:hAnsi="Cambria Math"/>
                </w:rPr>
                <m:t>∂x</m:t>
              </m:r>
            </m:den>
          </m:f>
          <m:r>
            <w:rPr>
              <w:rFonts w:ascii="Cambria Math" w:hAnsi="Cambria Math"/>
            </w:rPr>
            <m:t>  (2)</m:t>
          </m:r>
        </m:oMath>
      </m:oMathPara>
    </w:p>
    <w:p w14:paraId="060A7192" w14:textId="77777777" w:rsidR="009F62EA" w:rsidRDefault="000D4C22">
      <w:pPr>
        <w:pStyle w:val="FirstParagraph"/>
      </w:pPr>
      <w:r>
        <w:t xml:space="preserve">If condition (2) holds, we can use a line integral (Marsden and Tromba (2003), section 7.2) to invert (1) and calculate </w:t>
      </w:r>
      <m:oMath>
        <m:r>
          <w:rPr>
            <w:rFonts w:ascii="Cambria Math" w:hAnsi="Cambria Math"/>
          </w:rPr>
          <m:t>V(x,y)</m:t>
        </m:r>
      </m:oMath>
      <w:r>
        <w:t xml:space="preserve"> using the functions </w:t>
      </w:r>
      <m:oMath>
        <m:r>
          <w:rPr>
            <w:rFonts w:ascii="Cambria Math" w:hAnsi="Cambria Math"/>
          </w:rPr>
          <m:t>f(x,y)</m:t>
        </m:r>
      </m:oMath>
      <w:r>
        <w:t xml:space="preserve"> and </w:t>
      </w:r>
      <m:oMath>
        <m:r>
          <w:rPr>
            <w:rFonts w:ascii="Cambria Math" w:hAnsi="Cambria Math"/>
          </w:rPr>
          <m:t>g(x,y)</m:t>
        </m:r>
      </m:oMath>
      <w:r>
        <w:t xml:space="preserve"> as an input. An example of this inversion is equation (3), where we have chosen an integration path composed of a horizontal and a vertical line. The attentive reader may have raised her or his eyebrow after reading the word </w:t>
      </w:r>
      <w:r>
        <w:rPr>
          <w:i/>
        </w:rPr>
        <w:t>chosen</w:t>
      </w:r>
      <w:r>
        <w:t xml:space="preserve"> applied to an algorithm. In fact, we can introduce this arbitrary choice without affecting the final result. The condition for potentials to exist (equation (2)) is entirelly equivalent (cf. section 7.2 of Marsden and Tromba (2003)) to the path independence of any line integral between two points inside this vector field. If the condition was not fulfilled, the calculated potential will have depended crucially on the chosen integration path. Being an arbitrary choice, the computed potential will have been an artifact with no natural meaning.</w:t>
      </w:r>
    </w:p>
    <w:p w14:paraId="59B39A8C" w14:textId="77777777" w:rsidR="009F62EA" w:rsidRDefault="000D4C22">
      <w:pPr>
        <w:pStyle w:val="BodyText"/>
      </w:pPr>
      <m:oMathPara>
        <m:oMathParaPr>
          <m:jc m:val="center"/>
        </m:oMathParaPr>
        <m:oMath>
          <m:r>
            <w:rPr>
              <w:rFonts w:ascii="Cambria Math" w:hAnsi="Cambria Math"/>
            </w:rPr>
            <m:t>V(x,y)=V(</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0</m:t>
                  </m:r>
                </m:sub>
              </m:sSub>
            </m:sub>
            <m:sup>
              <m:r>
                <w:rPr>
                  <w:rFonts w:ascii="Cambria Math" w:hAnsi="Cambria Math"/>
                </w:rPr>
                <m:t>x</m:t>
              </m:r>
            </m:sup>
            <m:e>
              <m:r>
                <w:rPr>
                  <w:rFonts w:ascii="Cambria Math" w:hAnsi="Cambria Math"/>
                </w:rPr>
                <m:t>f</m:t>
              </m:r>
            </m:e>
          </m:nary>
          <m:r>
            <w:rPr>
              <w:rFonts w:ascii="Cambria Math" w:hAnsi="Cambria Math"/>
            </w:rPr>
            <m:t>(ξ,</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)dξ-</m:t>
          </m:r>
          <m:nary>
            <m:naryPr>
              <m:limLoc m:val="subSup"/>
              <m:ctrlPr>
                <w:rPr>
                  <w:rFonts w:ascii="Cambria Math" w:hAnsi="Cambria Math"/>
                </w:rPr>
              </m:ctrlPr>
            </m:naryPr>
            <m:sub>
              <m:sSub>
                <m:sSubPr>
                  <m:ctrlPr>
                    <w:rPr>
                      <w:rFonts w:ascii="Cambria Math" w:hAnsi="Cambria Math"/>
                    </w:rPr>
                  </m:ctrlPr>
                </m:sSubPr>
                <m:e>
                  <m:r>
                    <w:rPr>
                      <w:rFonts w:ascii="Cambria Math" w:hAnsi="Cambria Math"/>
                    </w:rPr>
                    <m:t>y</m:t>
                  </m:r>
                </m:e>
                <m:sub>
                  <m:r>
                    <w:rPr>
                      <w:rFonts w:ascii="Cambria Math" w:hAnsi="Cambria Math"/>
                    </w:rPr>
                    <m:t>0</m:t>
                  </m:r>
                </m:sub>
              </m:sSub>
            </m:sub>
            <m:sup>
              <m:r>
                <w:rPr>
                  <w:rFonts w:ascii="Cambria Math" w:hAnsi="Cambria Math"/>
                </w:rPr>
                <m:t>y</m:t>
              </m:r>
            </m:sup>
            <m:e>
              <m:r>
                <w:rPr>
                  <w:rFonts w:ascii="Cambria Math" w:hAnsi="Cambria Math"/>
                </w:rPr>
                <m:t>g</m:t>
              </m:r>
            </m:e>
          </m:nary>
          <m:r>
            <w:rPr>
              <w:rFonts w:ascii="Cambria Math" w:hAnsi="Cambria Math"/>
            </w:rPr>
            <m:t>(x,η)dη  (3)</m:t>
          </m:r>
        </m:oMath>
      </m:oMathPara>
    </w:p>
    <w:p w14:paraId="5A3CC2A7" w14:textId="77777777" w:rsidR="009F62EA" w:rsidRDefault="000D4C22">
      <w:pPr>
        <w:pStyle w:val="FirstParagraph"/>
      </w:pPr>
      <w:r>
        <w:t>Those readers interested in systems with 3 or more state variables can find a generalization of these results in section 5.1 of the online appendix.</w:t>
      </w:r>
    </w:p>
    <w:p w14:paraId="680459AE" w14:textId="77777777" w:rsidR="009F62EA" w:rsidRDefault="000D4C22">
      <w:pPr>
        <w:pStyle w:val="Heading1"/>
      </w:pPr>
      <w:bookmarkStart w:id="15" w:name="methods"/>
      <w:bookmarkEnd w:id="15"/>
      <w:r>
        <w:t>Methods</w:t>
      </w:r>
    </w:p>
    <w:p w14:paraId="09F16053" w14:textId="77777777" w:rsidR="009F62EA" w:rsidRDefault="000D4C22">
      <w:pPr>
        <w:pStyle w:val="FirstParagraph"/>
      </w:pPr>
      <w:r>
        <w:t>The method for deriving a potential we propose is based on the decomposition of a vector field in a conservative or gradient part and a non-conservative or curl part (see equation (4)).</w:t>
      </w:r>
    </w:p>
    <w:p w14:paraId="0C090A26" w14:textId="77777777" w:rsidR="009F62EA" w:rsidRDefault="000D4C22">
      <w:pPr>
        <w:pStyle w:val="BodyText"/>
      </w:pPr>
      <m:oMathPara>
        <m:oMathParaPr>
          <m:jc m:val="center"/>
        </m:oMathParaPr>
        <m:oMath>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grad</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curl</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)  (4)</m:t>
          </m:r>
        </m:oMath>
      </m:oMathPara>
    </w:p>
    <w:p w14:paraId="51D71DE8" w14:textId="77777777" w:rsidR="009F62EA" w:rsidRDefault="000D4C22">
      <w:pPr>
        <w:pStyle w:val="FirstParagraph"/>
      </w:pP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grad</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xml:space="preserve"> captures the part of the system that can be associated to a potential function, while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curl</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xml:space="preserve"> represents the deviation from this ideal case. We’ll use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gradient</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xml:space="preserve"> to compute an approximate potential. The absolute error of this approach will be given by the euclidean size of the curl term </w:t>
      </w:r>
      <m:oMath>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curl</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In those regions where the gradient term is stronger than the curl term, the condition (2) will be approximately fulfilled, and thus the previously calculated potential will represent an acceptable approximation of the underlying dynamics. If not, the curl term is too dominant to construct a potential landscape. The next steps show an easy way of achieving such a decomposition.</w:t>
      </w:r>
    </w:p>
    <w:p w14:paraId="44A33FC6" w14:textId="77777777" w:rsidR="009F62EA" w:rsidRDefault="000D4C22">
      <w:pPr>
        <w:pStyle w:val="BodyText"/>
      </w:pPr>
      <w:r>
        <w:t xml:space="preserve">For this we have first to linearize the model. Any sufficiently smooth and continuous vector field </w:t>
      </w:r>
      <m:oMath>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xml:space="preserve"> can be approximated around a point </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oMath>
      <w:r>
        <w:t xml:space="preserve"> using equation (5), where </w:t>
      </w:r>
      <m:oMath>
        <m:r>
          <w:rPr>
            <w:rFonts w:ascii="Cambria Math" w:hAnsi="Cambria Math"/>
          </w:rPr>
          <m:t>J(</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m:t>
        </m:r>
      </m:oMath>
      <w:r>
        <w:t xml:space="preserve"> is the jacobian matrix evaluated at the point </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oMath>
      <w:r>
        <w:t xml:space="preserve"> and </w:t>
      </w:r>
      <m:oMath>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oMath>
      <w:r>
        <w:t xml:space="preserve"> is defined as the distance to this point, that is, </w:t>
      </w:r>
      <m:oMath>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oMath>
      <w:r>
        <w:t>, written as a column vector.</w:t>
      </w:r>
    </w:p>
    <w:p w14:paraId="45D25763" w14:textId="77777777" w:rsidR="009F62EA" w:rsidRDefault="000D4C22">
      <w:pPr>
        <w:pStyle w:val="BodyText"/>
      </w:pPr>
      <m:oMathPara>
        <m:oMathParaPr>
          <m:jc m:val="center"/>
        </m:oMathParaPr>
        <m:oMath>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)+J(</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  (5)</m:t>
          </m:r>
        </m:oMath>
      </m:oMathPara>
    </w:p>
    <w:p w14:paraId="316F3D3E" w14:textId="77777777" w:rsidR="009F62EA" w:rsidRDefault="000D4C22">
      <w:pPr>
        <w:pStyle w:val="FirstParagraph"/>
      </w:pPr>
      <w:r>
        <w:t xml:space="preserve">As usual in linearization, we have neglected the terms of order </w:t>
      </w:r>
      <m:oMath>
        <m:r>
          <w:rPr>
            <w:rFonts w:ascii="Cambria Math" w:hAnsi="Cambria Math"/>
          </w:rPr>
          <m:t>2</m:t>
        </m:r>
      </m:oMath>
      <w:r>
        <w:t xml:space="preserve"> and higher in equation (5). This approximation is valid for </w:t>
      </w:r>
      <m:oMath>
        <m:groupChr>
          <m:groupChrPr>
            <m:chr m:val="⃗"/>
            <m:pos m:val="top"/>
            <m:vertJc m:val="bot"/>
            <m:ctrlPr>
              <w:rPr>
                <w:rFonts w:ascii="Cambria Math" w:hAnsi="Cambria Math"/>
              </w:rPr>
            </m:ctrlPr>
          </m:groupChrPr>
          <m:e>
            <m:r>
              <w:rPr>
                <w:rFonts w:ascii="Cambria Math" w:hAnsi="Cambria Math"/>
              </w:rPr>
              <m:t>x</m:t>
            </m:r>
          </m:e>
        </m:groupChr>
      </m:oMath>
      <w:r>
        <w:t xml:space="preserve"> close to </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oMath>
      <w:r>
        <w:t xml:space="preserve">. For an equation like (5), the condition on the crossed derivatives (for 2 dimensions, equation (2), for any dimensions, equation (16) in online appendix) becomes a very simple restriction on the jacobian matrix: for the system to be gradient, its jacobian has to be symmetric (see equation (6), where </w:t>
      </w:r>
      <m:oMath>
        <m:r>
          <w:rPr>
            <w:rFonts w:ascii="Cambria Math" w:hAnsi="Cambria Math"/>
          </w:rPr>
          <m:t>T</m:t>
        </m:r>
      </m:oMath>
      <w:r>
        <w:t xml:space="preserve"> represents transposition).</w:t>
      </w:r>
    </w:p>
    <w:p w14:paraId="138D49EB" w14:textId="77777777" w:rsidR="009F62EA" w:rsidRDefault="000D4C22">
      <w:pPr>
        <w:pStyle w:val="BodyText"/>
      </w:pPr>
      <m:oMathPara>
        <m:oMathParaPr>
          <m:jc m:val="center"/>
        </m:oMathParaPr>
        <m:oMath>
          <m:r>
            <w:rPr>
              <w:rFonts w:ascii="Cambria Math" w:hAnsi="Cambria Math"/>
            </w:rPr>
            <m:t>J=</m:t>
          </m:r>
          <m:sSup>
            <m:sSupPr>
              <m:ctrlPr>
                <w:rPr>
                  <w:rFonts w:ascii="Cambria Math" w:hAnsi="Cambria Math"/>
                </w:rPr>
              </m:ctrlPr>
            </m:sSupPr>
            <m:e>
              <m:r>
                <w:rPr>
                  <w:rFonts w:ascii="Cambria Math" w:hAnsi="Cambria Math"/>
                </w:rPr>
                <m:t>J</m:t>
              </m:r>
            </m:e>
            <m:sup>
              <m:r>
                <w:rPr>
                  <w:rFonts w:ascii="Cambria Math" w:hAnsi="Cambria Math"/>
                </w:rPr>
                <m:t>T</m:t>
              </m:r>
            </m:sup>
          </m:sSup>
          <m:r>
            <w:rPr>
              <w:rFonts w:ascii="Cambria Math" w:hAnsi="Cambria Math"/>
            </w:rPr>
            <m:t>  (6)</m:t>
          </m:r>
        </m:oMath>
      </m:oMathPara>
    </w:p>
    <w:p w14:paraId="2E598068" w14:textId="77777777" w:rsidR="009F62EA" w:rsidRDefault="000D4C22">
      <w:pPr>
        <w:pStyle w:val="FirstParagraph"/>
      </w:pPr>
      <w:r>
        <w:t xml:space="preserve">We know from basic linear algebra that any square matrix </w:t>
      </w:r>
      <m:oMath>
        <m:r>
          <w:rPr>
            <w:rFonts w:ascii="Cambria Math" w:hAnsi="Cambria Math"/>
          </w:rPr>
          <m:t>M</m:t>
        </m:r>
      </m:oMath>
      <w:r>
        <w:t xml:space="preserve"> can be uniquely decomposed as the sum of a skew and a symmetric matrix (see equation (7)).</w:t>
      </w:r>
    </w:p>
    <w:p w14:paraId="3A9FECEC" w14:textId="77777777" w:rsidR="009F62EA" w:rsidRDefault="000D4C22">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M</m:t>
                        </m:r>
                      </m:e>
                      <m:sub>
                        <m:r>
                          <w:rPr>
                            <w:rFonts w:ascii="Cambria Math" w:hAnsi="Cambria Math"/>
                          </w:rPr>
                          <m:t>Symm</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r>
                          <w:rPr>
                            <w:rFonts w:ascii="Cambria Math" w:hAnsi="Cambria Math"/>
                          </w:rPr>
                          <m:t>M+</m:t>
                        </m:r>
                        <m:sSup>
                          <m:sSupPr>
                            <m:ctrlPr>
                              <w:rPr>
                                <w:rFonts w:ascii="Cambria Math" w:hAnsi="Cambria Math"/>
                              </w:rPr>
                            </m:ctrlPr>
                          </m:sSupPr>
                          <m:e>
                            <m:r>
                              <w:rPr>
                                <w:rFonts w:ascii="Cambria Math" w:hAnsi="Cambria Math"/>
                              </w:rPr>
                              <m:t>M</m:t>
                            </m:r>
                          </m:e>
                          <m:sup>
                            <m:r>
                              <w:rPr>
                                <w:rFonts w:ascii="Cambria Math" w:hAnsi="Cambria Math"/>
                              </w:rPr>
                              <m:t>T</m:t>
                            </m:r>
                          </m:sup>
                        </m:sSup>
                      </m:e>
                    </m:d>
                  </m:e>
                </m:mr>
                <m:mr>
                  <m:e>
                    <m:sSub>
                      <m:sSubPr>
                        <m:ctrlPr>
                          <w:rPr>
                            <w:rFonts w:ascii="Cambria Math" w:hAnsi="Cambria Math"/>
                          </w:rPr>
                        </m:ctrlPr>
                      </m:sSubPr>
                      <m:e>
                        <m:r>
                          <w:rPr>
                            <w:rFonts w:ascii="Cambria Math" w:hAnsi="Cambria Math"/>
                          </w:rPr>
                          <m:t>M</m:t>
                        </m:r>
                      </m:e>
                      <m:sub>
                        <m:r>
                          <w:rPr>
                            <w:rFonts w:ascii="Cambria Math" w:hAnsi="Cambria Math"/>
                          </w:rPr>
                          <m:t>Skew</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r>
                          <w:rPr>
                            <w:rFonts w:ascii="Cambria Math" w:hAnsi="Cambria Math"/>
                          </w:rPr>
                          <m:t>M-</m:t>
                        </m:r>
                        <m:sSup>
                          <m:sSupPr>
                            <m:ctrlPr>
                              <w:rPr>
                                <w:rFonts w:ascii="Cambria Math" w:hAnsi="Cambria Math"/>
                              </w:rPr>
                            </m:ctrlPr>
                          </m:sSupPr>
                          <m:e>
                            <m:r>
                              <w:rPr>
                                <w:rFonts w:ascii="Cambria Math" w:hAnsi="Cambria Math"/>
                              </w:rPr>
                              <m:t>M</m:t>
                            </m:r>
                          </m:e>
                          <m:sup>
                            <m:r>
                              <w:rPr>
                                <w:rFonts w:ascii="Cambria Math" w:hAnsi="Cambria Math"/>
                              </w:rPr>
                              <m:t>T</m:t>
                            </m:r>
                          </m:sup>
                        </m:sSup>
                      </m:e>
                    </m:d>
                  </m:e>
                </m:mr>
              </m:m>
            </m:e>
          </m:d>
          <m:r>
            <w:rPr>
              <w:rFonts w:ascii="Cambria Math" w:hAnsi="Cambria Math"/>
            </w:rPr>
            <m:t>  (7)</m:t>
          </m:r>
        </m:oMath>
      </m:oMathPara>
    </w:p>
    <w:p w14:paraId="2450FD17" w14:textId="77777777" w:rsidR="009F62EA" w:rsidRDefault="000D4C22">
      <w:pPr>
        <w:pStyle w:val="FirstParagraph"/>
      </w:pPr>
      <w:r>
        <w:t>Using the skew symmetric decomposition described in equation (7), we can rewrite (5) as:</w:t>
      </w:r>
    </w:p>
    <w:p w14:paraId="520A2FA6" w14:textId="77777777" w:rsidR="009F62EA" w:rsidRDefault="000D4C22">
      <w:pPr>
        <w:pStyle w:val="BodyText"/>
      </w:pPr>
      <m:oMathPara>
        <m:oMathParaPr>
          <m:jc m:val="center"/>
        </m:oMathParaPr>
        <m:oMath>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Symm</m:t>
              </m: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Skew</m:t>
              </m: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  (8)</m:t>
          </m:r>
        </m:oMath>
      </m:oMathPara>
    </w:p>
    <w:p w14:paraId="6BD2DA67" w14:textId="77777777" w:rsidR="009F62EA" w:rsidRDefault="000D4C22">
      <w:pPr>
        <w:pStyle w:val="FirstParagraph"/>
      </w:pPr>
      <w:r>
        <w:t xml:space="preserve">Equation (8) represents a natural, well-defined and operational way of writing our vector field </w:t>
      </w:r>
      <m:oMath>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xml:space="preserve"> decomposed as in equation (4), that is, as the sum of a gradient and a non-gradient term</w:t>
      </w:r>
      <w:r>
        <w:rPr>
          <w:rStyle w:val="FootnoteReference"/>
        </w:rPr>
        <w:footnoteReference w:id="1"/>
      </w:r>
      <w:r>
        <w:t xml:space="preserve"> (see (9)).</w:t>
      </w:r>
    </w:p>
    <w:p w14:paraId="13119F3A" w14:textId="77777777" w:rsidR="009F62EA" w:rsidRDefault="000D4C22">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grad</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Symm</m:t>
                        </m: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e>
                </m:mr>
                <m:mr>
                  <m:e>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curl</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Skew</m:t>
                        </m: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e>
                </m:mr>
              </m:m>
            </m:e>
          </m:d>
          <m:r>
            <w:rPr>
              <w:rFonts w:ascii="Cambria Math" w:hAnsi="Cambria Math"/>
            </w:rPr>
            <m:t>  (9)</m:t>
          </m:r>
        </m:oMath>
      </m:oMathPara>
    </w:p>
    <w:p w14:paraId="261626A6" w14:textId="77777777" w:rsidR="009F62EA" w:rsidRDefault="000D4C22">
      <w:pPr>
        <w:pStyle w:val="FirstParagraph"/>
      </w:pPr>
      <w:r>
        <w:t xml:space="preserve">The gradient term can thus be associated to a potential </w:t>
      </w:r>
      <m:oMath>
        <m:r>
          <w:rPr>
            <w:rFonts w:ascii="Cambria Math" w:hAnsi="Cambria Math"/>
          </w:rPr>
          <m:t>V(</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xml:space="preserve"> that can be computed analytically using a line integral (see equation (3) for the two dimensional case, or (18) in the online appendix for the general one). The result of this integration yields an analytical expression for the potential difference between the reference point </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oMath>
      <w:r>
        <w:t xml:space="preserve"> and another point </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1</m:t>
                </m:r>
              </m:sub>
            </m:sSub>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oMath>
      <w:r>
        <w:t xml:space="preserve"> separated by a distance </w:t>
      </w:r>
      <m:oMath>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oMath>
      <w:r>
        <w:t xml:space="preserve"> (see equation (10)).</w:t>
      </w:r>
    </w:p>
    <w:p w14:paraId="3AD57915" w14:textId="77777777" w:rsidR="009F62EA" w:rsidRDefault="000D4C22">
      <w:pPr>
        <w:pStyle w:val="BodyText"/>
      </w:pPr>
      <m:oMathPara>
        <m:oMathParaPr>
          <m:jc m:val="center"/>
        </m:oMathParaPr>
        <m:oMath>
          <m:borderBox>
            <m:borderBoxPr>
              <m:ctrlPr>
                <w:rPr>
                  <w:rFonts w:ascii="Cambria Math" w:hAnsi="Cambria Math"/>
                </w:rPr>
              </m:ctrlPr>
            </m:borderBoxPr>
            <m:e>
              <m:r>
                <w:rPr>
                  <w:rFonts w:ascii="Cambria Math" w:hAnsi="Cambria Math"/>
                </w:rPr>
                <m:t>ΔV(</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1</m:t>
                      </m:r>
                    </m:sub>
                  </m:sSub>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)≡V(</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1</m:t>
                      </m:r>
                    </m:sub>
                  </m:sSub>
                </m:e>
              </m:groupChr>
              <m:r>
                <w:rPr>
                  <w:rFonts w:ascii="Cambria Math" w:hAnsi="Cambria Math"/>
                </w:rPr>
                <m:t>)-V(</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x</m:t>
                      </m:r>
                    </m:e>
                  </m:groupChr>
                </m:e>
                <m:sub>
                  <m:r>
                    <w:rPr>
                      <w:rFonts w:ascii="Cambria Math" w:hAnsi="Cambria Math"/>
                    </w:rPr>
                    <m:t>0</m:t>
                  </m:r>
                </m:sub>
              </m:sSub>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Δ</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x</m:t>
                      </m:r>
                    </m:e>
                  </m:groupChr>
                </m:e>
                <m:sup>
                  <m:r>
                    <w:rPr>
                      <w:rFonts w:ascii="Cambria Math" w:hAnsi="Cambria Math"/>
                    </w:rPr>
                    <m:t>T</m:t>
                  </m:r>
                </m:sup>
              </m:sSup>
              <m:sSub>
                <m:sSubPr>
                  <m:ctrlPr>
                    <w:rPr>
                      <w:rFonts w:ascii="Cambria Math" w:hAnsi="Cambria Math"/>
                    </w:rPr>
                  </m:ctrlPr>
                </m:sSubPr>
                <m:e>
                  <m:r>
                    <w:rPr>
                      <w:rFonts w:ascii="Cambria Math" w:hAnsi="Cambria Math"/>
                    </w:rPr>
                    <m:t>J</m:t>
                  </m:r>
                </m:e>
                <m:sub>
                  <m:r>
                    <w:rPr>
                      <w:rFonts w:ascii="Cambria Math" w:hAnsi="Cambria Math"/>
                    </w:rPr>
                    <m:t>Symm</m:t>
                  </m: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x</m:t>
                      </m:r>
                    </m:e>
                    <m:sub>
                      <m:r>
                        <w:rPr>
                          <w:rFonts w:ascii="Cambria Math" w:hAnsi="Cambria Math"/>
                        </w:rPr>
                        <m:t>0</m:t>
                      </m:r>
                    </m:sub>
                  </m:sSub>
                </m:e>
              </m:groupChr>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e>
          </m:borderBox>
          <m:r>
            <w:rPr>
              <w:rFonts w:ascii="Cambria Math" w:hAnsi="Cambria Math"/>
            </w:rPr>
            <m:t>  (10)</m:t>
          </m:r>
        </m:oMath>
      </m:oMathPara>
    </w:p>
    <w:p w14:paraId="2A92FF1C" w14:textId="77777777" w:rsidR="009F62EA" w:rsidRDefault="000D4C22">
      <w:pPr>
        <w:pStyle w:val="FirstParagraph"/>
      </w:pPr>
      <w:r>
        <w:t xml:space="preserve">Provided we know the value of the potential at one point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x</m:t>
                </m:r>
              </m:e>
            </m:groupChr>
          </m:e>
          <m:sub>
            <m:r>
              <w:rPr>
                <w:rFonts w:ascii="Cambria Math" w:hAnsi="Cambria Math"/>
              </w:rPr>
              <m:t>previous</m:t>
            </m:r>
          </m:sub>
        </m:sSub>
      </m:oMath>
      <w:r>
        <w:t xml:space="preserve">, equation (10) allows us to estimate the potential at a different point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x</m:t>
                </m:r>
              </m:e>
            </m:groupChr>
          </m:e>
          <m:sub>
            <m:r>
              <w:rPr>
                <w:rFonts w:ascii="Cambria Math" w:hAnsi="Cambria Math"/>
              </w:rPr>
              <m:t>next</m:t>
            </m:r>
          </m:sub>
        </m:sSub>
      </m:oMath>
      <w:r>
        <w:t xml:space="preserve"> (cf.: equation (11)).</w:t>
      </w:r>
    </w:p>
    <w:p w14:paraId="64519EE6" w14:textId="77777777" w:rsidR="009F62EA" w:rsidRDefault="000D4C22">
      <w:pPr>
        <w:pStyle w:val="BodyText"/>
      </w:pPr>
      <m:oMathPara>
        <m:oMathParaPr>
          <m:jc m:val="center"/>
        </m:oMathParaPr>
        <m:oMath>
          <m:r>
            <w:rPr>
              <w:rFonts w:ascii="Cambria Math" w:hAnsi="Cambria Math"/>
            </w:rPr>
            <m:t>V(</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x</m:t>
                  </m:r>
                </m:e>
              </m:groupChr>
            </m:e>
            <m:sub>
              <m:r>
                <w:rPr>
                  <w:rFonts w:ascii="Cambria Math" w:hAnsi="Cambria Math"/>
                </w:rPr>
                <m:t>next</m:t>
              </m:r>
            </m:sub>
          </m:sSub>
          <m:r>
            <w:rPr>
              <w:rFonts w:ascii="Cambria Math" w:hAnsi="Cambria Math"/>
            </w:rPr>
            <m:t>)≈V(</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x</m:t>
                  </m:r>
                </m:e>
              </m:groupChr>
            </m:e>
            <m:sub>
              <m:r>
                <w:rPr>
                  <w:rFonts w:ascii="Cambria Math" w:hAnsi="Cambria Math"/>
                </w:rPr>
                <m:t>previous</m:t>
              </m:r>
            </m:sub>
          </m:sSub>
          <m:r>
            <w:rPr>
              <w:rFonts w:ascii="Cambria Math" w:hAnsi="Cambria Math"/>
            </w:rPr>
            <m:t>)+ΔV(</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x</m:t>
                  </m:r>
                </m:e>
              </m:groupChr>
            </m:e>
            <m:sub>
              <m:r>
                <w:rPr>
                  <w:rFonts w:ascii="Cambria Math" w:hAnsi="Cambria Math"/>
                </w:rPr>
                <m:t>next</m:t>
              </m:r>
            </m:sub>
          </m:sSub>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x</m:t>
                  </m:r>
                </m:e>
              </m:groupChr>
            </m:e>
            <m:sub>
              <m:r>
                <w:rPr>
                  <w:rFonts w:ascii="Cambria Math" w:hAnsi="Cambria Math"/>
                </w:rPr>
                <m:t>previous</m:t>
              </m:r>
            </m:sub>
          </m:sSub>
          <m:r>
            <w:rPr>
              <w:rFonts w:ascii="Cambria Math" w:hAnsi="Cambria Math"/>
            </w:rPr>
            <m:t>)  (11)</m:t>
          </m:r>
        </m:oMath>
      </m:oMathPara>
    </w:p>
    <w:p w14:paraId="2A49D392" w14:textId="77777777" w:rsidR="009F62EA" w:rsidRDefault="000D4C22">
      <w:pPr>
        <w:pStyle w:val="FirstParagraph"/>
      </w:pPr>
      <w:r>
        <w:t>Equation (11) can be applied sequentially over a grid of points to calculate the approximate potential on each of them. In two dimensions, the resulting potential is given by the closed formula (12). The cases with 3 and more dimensions can be generalized straightforwardly. For a step by step example, see section 5.2 in the online appendix. For a flowchart overview of the algorithm, please refer to section 5.3 in the online appendix:</w:t>
      </w:r>
    </w:p>
    <w:p w14:paraId="6D463EBC" w14:textId="77777777" w:rsidR="009F62EA" w:rsidRDefault="000D4C22">
      <w:pPr>
        <w:pStyle w:val="BodyText"/>
      </w:pPr>
      <m:oMathPara>
        <m:oMathParaPr>
          <m:jc m:val="center"/>
        </m:oMathParaPr>
        <m:oMath>
          <m:borderBox>
            <m:borderBoxPr>
              <m:ctrlPr>
                <w:rPr>
                  <w:rFonts w:ascii="Cambria Math" w:hAnsi="Cambria Math"/>
                </w:rPr>
              </m:ctrlPr>
            </m:borderBoxPr>
            <m:e>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i</m:t>
                  </m:r>
                </m:sup>
                <m:e>
                  <m:r>
                    <w:rPr>
                      <w:rFonts w:ascii="Cambria Math" w:hAnsi="Cambria Math"/>
                    </w:rPr>
                    <m:t>Δ</m:t>
                  </m:r>
                </m:e>
              </m:nary>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nary>
                <m:naryPr>
                  <m:chr m:val="∑"/>
                  <m:limLoc m:val="undOvr"/>
                  <m:ctrlPr>
                    <w:rPr>
                      <w:rFonts w:ascii="Cambria Math" w:hAnsi="Cambria Math"/>
                    </w:rPr>
                  </m:ctrlPr>
                </m:naryPr>
                <m:sub>
                  <m:r>
                    <w:rPr>
                      <w:rFonts w:ascii="Cambria Math" w:hAnsi="Cambria Math"/>
                    </w:rPr>
                    <m:t>l=1</m:t>
                  </m:r>
                </m:sub>
                <m:sup>
                  <m:r>
                    <w:rPr>
                      <w:rFonts w:ascii="Cambria Math" w:hAnsi="Cambria Math"/>
                    </w:rPr>
                    <m:t>j</m:t>
                  </m:r>
                </m:sup>
                <m:e>
                  <m:r>
                    <w:rPr>
                      <w:rFonts w:ascii="Cambria Math" w:hAnsi="Cambria Math"/>
                    </w:rPr>
                    <m:t>Δ</m:t>
                  </m:r>
                </m:e>
              </m:nary>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l-1</m:t>
                  </m:r>
                </m:sub>
              </m:sSub>
              <m:r>
                <w:rPr>
                  <w:rFonts w:ascii="Cambria Math" w:hAnsi="Cambria Math"/>
                </w:rPr>
                <m:t>)</m:t>
              </m:r>
            </m:e>
          </m:borderBox>
          <m:r>
            <w:rPr>
              <w:rFonts w:ascii="Cambria Math" w:hAnsi="Cambria Math"/>
            </w:rPr>
            <m:t>  (12)</m:t>
          </m:r>
        </m:oMath>
      </m:oMathPara>
    </w:p>
    <w:p w14:paraId="3AE1A311" w14:textId="77777777" w:rsidR="009F62EA" w:rsidRDefault="000D4C22">
      <w:pPr>
        <w:pStyle w:val="FirstParagraph"/>
      </w:pPr>
      <w:r>
        <w:t>As with any other approximation we need a way to estimate and control its error. The stability landscape described in (10) has two main sources of errors:</w:t>
      </w:r>
    </w:p>
    <w:p w14:paraId="7D3984E2" w14:textId="77777777" w:rsidR="009F62EA" w:rsidRDefault="000D4C22">
      <w:pPr>
        <w:pStyle w:val="Compact"/>
        <w:numPr>
          <w:ilvl w:val="0"/>
          <w:numId w:val="3"/>
        </w:numPr>
      </w:pPr>
      <w:r>
        <w:t>It has been derived from a linearized system</w:t>
      </w:r>
    </w:p>
    <w:p w14:paraId="22ABDDC5" w14:textId="77777777" w:rsidR="009F62EA" w:rsidRDefault="000D4C22">
      <w:pPr>
        <w:pStyle w:val="Compact"/>
        <w:numPr>
          <w:ilvl w:val="0"/>
          <w:numId w:val="3"/>
        </w:numPr>
      </w:pPr>
      <w:r>
        <w:t>It completely neglects the effects of the curl part of the system</w:t>
      </w:r>
    </w:p>
    <w:p w14:paraId="36679839" w14:textId="77777777" w:rsidR="009F62EA" w:rsidRDefault="000D4C22">
      <w:pPr>
        <w:pStyle w:val="FirstParagraph"/>
      </w:pPr>
      <w:r>
        <w:t xml:space="preserve">The error due to linearization is roughly proportional to </w:t>
      </w:r>
      <m:oMath>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in equation (10), being </w:t>
      </w:r>
      <m:oMath>
        <m:r>
          <w:rPr>
            <w:rFonts w:ascii="Cambria Math" w:hAnsi="Cambria Math"/>
          </w:rPr>
          <m:t>∣Δ</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xml:space="preserve"> the euclidean distance to the reference point. By introducing a grid, we expect the linearization error to decrease with the grid’s step size.</w:t>
      </w:r>
    </w:p>
    <w:p w14:paraId="3F478B63" w14:textId="77777777" w:rsidR="009F62EA" w:rsidRDefault="000D4C22">
      <w:pPr>
        <w:pStyle w:val="BodyText"/>
      </w:pPr>
      <w:r>
        <w:t xml:space="preserve">The more fundamental error due to neglecting the curl component of our system is not affected by the grid’s step choice. From equation (4) it is apparent that we can use the euclidean size of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curl</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xml:space="preserve"> as an approximation of the local error introduced by our algorithm. The relative error due to this effect can be estimated using equation (13).</w:t>
      </w:r>
    </w:p>
    <w:p w14:paraId="36BB3626" w14:textId="77777777" w:rsidR="009F62EA" w:rsidRDefault="000D4C22">
      <w:pPr>
        <w:pStyle w:val="BodyText"/>
      </w:pPr>
      <m:oMathPara>
        <m:oMathParaPr>
          <m:jc m:val="center"/>
        </m:oMathParaPr>
        <m:oMath>
          <m:borderBox>
            <m:borderBoxPr>
              <m:ctrlPr>
                <w:rPr>
                  <w:rFonts w:ascii="Cambria Math" w:hAnsi="Cambria Math"/>
                </w:rPr>
              </m:ctrlPr>
            </m:borderBoxPr>
            <m:e>
              <m:r>
                <w:rPr>
                  <w:rFonts w:ascii="Cambria Math" w:hAnsi="Cambria Math"/>
                </w:rPr>
                <m:t>err(</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curl</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num>
                <m:den>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grad</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curl</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Skew</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num>
                <m:den>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Symm</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Skew</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den>
              </m:f>
            </m:e>
          </m:borderBox>
          <m:r>
            <w:rPr>
              <w:rFonts w:ascii="Cambria Math" w:hAnsi="Cambria Math"/>
            </w:rPr>
            <m:t>  (13)</m:t>
          </m:r>
        </m:oMath>
      </m:oMathPara>
    </w:p>
    <w:p w14:paraId="471919D5" w14:textId="77777777" w:rsidR="009F62EA" w:rsidRDefault="000D4C22">
      <w:pPr>
        <w:pStyle w:val="Heading2"/>
      </w:pPr>
      <w:bookmarkStart w:id="16" w:name="code-package"/>
      <w:bookmarkEnd w:id="16"/>
      <w:r>
        <w:t>Code package</w:t>
      </w:r>
    </w:p>
    <w:p w14:paraId="2900EBE7" w14:textId="77777777" w:rsidR="009F62EA" w:rsidRDefault="000D4C22">
      <w:pPr>
        <w:pStyle w:val="FirstParagraph"/>
      </w:pPr>
      <w:r>
        <w:t xml:space="preserve">As an application of the abovementioned ideas, and following the spirit of reproducible research, we developed </w:t>
      </w:r>
      <w:del w:id="17" w:author="Marten Scheffer" w:date="2019-03-05T07:39:00Z">
        <w:r w:rsidDel="006F4D02">
          <w:delText>a robust and easy to use</w:delText>
        </w:r>
      </w:del>
      <w:ins w:id="18" w:author="Marten Scheffer" w:date="2019-03-05T07:39:00Z">
        <w:r w:rsidR="006F4D02">
          <w:t>transparent</w:t>
        </w:r>
      </w:ins>
      <w:r>
        <w:t xml:space="preserve"> </w:t>
      </w:r>
      <w:r>
        <w:rPr>
          <w:i/>
        </w:rPr>
        <w:t>R</w:t>
      </w:r>
      <w:r>
        <w:t xml:space="preserve"> package we called </w:t>
      </w:r>
      <w:r>
        <w:rPr>
          <w:i/>
        </w:rPr>
        <w:t>consRvative</w:t>
      </w:r>
      <w:r>
        <w:t>. Our algorithm accepts a set of dynamical equations and a grid of points defining our region of interest as an input. The output is the estimated potential and the estimated error, both of them calculated at each point of our grid (see figure 3).</w:t>
      </w:r>
    </w:p>
    <w:p w14:paraId="2366C97F" w14:textId="77777777" w:rsidR="009F62EA" w:rsidRDefault="000D4C22">
      <w:pPr>
        <w:pStyle w:val="FigurewithCaption"/>
      </w:pPr>
      <w:r>
        <w:rPr>
          <w:noProof/>
        </w:rPr>
        <w:drawing>
          <wp:inline distT="0" distB="0" distL="0" distR="0" wp14:anchorId="2C0A4519" wp14:editId="21098DD3">
            <wp:extent cx="4391566" cy="1235510"/>
            <wp:effectExtent l="0" t="0" r="0" b="0"/>
            <wp:docPr id="3" name="Picture" descr="Figure 3 Flowchart showing the basic usage of consRvative. Those readers interested in a more detailed overview of the algorithm can refer to figure 7 in the online appendix."/>
            <wp:cNvGraphicFramePr/>
            <a:graphic xmlns:a="http://schemas.openxmlformats.org/drawingml/2006/main">
              <a:graphicData uri="http://schemas.openxmlformats.org/drawingml/2006/picture">
                <pic:pic xmlns:pic="http://schemas.openxmlformats.org/drawingml/2006/picture">
                  <pic:nvPicPr>
                    <pic:cNvPr id="0" name="Picture" descr="img/algorithm.png"/>
                    <pic:cNvPicPr>
                      <a:picLocks noChangeAspect="1" noChangeArrowheads="1"/>
                    </pic:cNvPicPr>
                  </pic:nvPicPr>
                  <pic:blipFill>
                    <a:blip r:embed="rId9"/>
                    <a:stretch>
                      <a:fillRect/>
                    </a:stretch>
                  </pic:blipFill>
                  <pic:spPr bwMode="auto">
                    <a:xfrm>
                      <a:off x="0" y="0"/>
                      <a:ext cx="4391566" cy="1235510"/>
                    </a:xfrm>
                    <a:prstGeom prst="rect">
                      <a:avLst/>
                    </a:prstGeom>
                    <a:noFill/>
                    <a:ln w="9525">
                      <a:noFill/>
                      <a:headEnd/>
                      <a:tailEnd/>
                    </a:ln>
                  </pic:spPr>
                </pic:pic>
              </a:graphicData>
            </a:graphic>
          </wp:inline>
        </w:drawing>
      </w:r>
    </w:p>
    <w:p w14:paraId="394CD90A" w14:textId="77777777" w:rsidR="009F62EA" w:rsidRDefault="000D4C22">
      <w:pPr>
        <w:pStyle w:val="ImageCaption"/>
      </w:pPr>
      <w:r>
        <w:t>Figure 3 Flowchart showing the basic usage of consRvative. Those readers interested in a more detailed overview of the algorithm can refer to figure 7 in the online appendix.</w:t>
      </w:r>
    </w:p>
    <w:p w14:paraId="542F2E8C" w14:textId="77777777" w:rsidR="009F62EA" w:rsidRDefault="000D4C22">
      <w:pPr>
        <w:pStyle w:val="BodyText"/>
      </w:pPr>
      <w:r>
        <w:t xml:space="preserve">The package is tested, documented and freely available at </w:t>
      </w:r>
      <w:hyperlink r:id="rId10">
        <w:r>
          <w:rPr>
            <w:rStyle w:val="Hyperlink"/>
          </w:rPr>
          <w:t>https://github.com/PabRod/consRvative</w:t>
        </w:r>
      </w:hyperlink>
      <w:r>
        <w:t xml:space="preserve">. It can also be installed via </w:t>
      </w:r>
      <w:r>
        <w:rPr>
          <w:i/>
        </w:rPr>
        <w:t>devtools</w:t>
      </w:r>
      <w:r>
        <w:t xml:space="preserve"> by typing </w:t>
      </w:r>
      <w:r>
        <w:rPr>
          <w:rStyle w:val="VerbatimChar"/>
        </w:rPr>
        <w:t>devtools::install_github("PabRod/consRvative", ref = "develop")</w:t>
      </w:r>
      <w:r>
        <w:t xml:space="preserve"> in the </w:t>
      </w:r>
      <w:r>
        <w:rPr>
          <w:i/>
        </w:rPr>
        <w:t>R</w:t>
      </w:r>
      <w:r>
        <w:t xml:space="preserve"> console.</w:t>
      </w:r>
    </w:p>
    <w:p w14:paraId="31198980" w14:textId="77777777" w:rsidR="009F62EA" w:rsidRDefault="000D4C22">
      <w:pPr>
        <w:pStyle w:val="Heading1"/>
      </w:pPr>
      <w:bookmarkStart w:id="19" w:name="results"/>
      <w:bookmarkEnd w:id="19"/>
      <w:commentRangeStart w:id="20"/>
      <w:r>
        <w:t>Results</w:t>
      </w:r>
      <w:commentRangeEnd w:id="20"/>
      <w:r w:rsidR="00345CD4">
        <w:rPr>
          <w:rStyle w:val="CommentReference"/>
          <w:rFonts w:asciiTheme="minorHAnsi" w:eastAsiaTheme="minorHAnsi" w:hAnsiTheme="minorHAnsi" w:cstheme="minorBidi"/>
          <w:b w:val="0"/>
          <w:bCs w:val="0"/>
          <w:color w:val="auto"/>
        </w:rPr>
        <w:commentReference w:id="20"/>
      </w:r>
    </w:p>
    <w:p w14:paraId="3BBCC8C5" w14:textId="77777777" w:rsidR="009F62EA" w:rsidRDefault="000D4C22">
      <w:pPr>
        <w:pStyle w:val="Heading2"/>
      </w:pPr>
      <w:bookmarkStart w:id="21" w:name="a-synthetic-example"/>
      <w:bookmarkEnd w:id="21"/>
      <w:r>
        <w:t>A synthetic example</w:t>
      </w:r>
    </w:p>
    <w:p w14:paraId="546EFC2A" w14:textId="77777777" w:rsidR="009F62EA" w:rsidRDefault="000D4C22">
      <w:pPr>
        <w:pStyle w:val="FirstParagraph"/>
      </w:pPr>
      <w:r>
        <w:t xml:space="preserve">We </w:t>
      </w:r>
      <w:ins w:id="22" w:author="Marten Scheffer" w:date="2019-03-05T07:41:00Z">
        <w:r w:rsidR="006F4D02">
          <w:t xml:space="preserve">first </w:t>
        </w:r>
      </w:ins>
      <w:r>
        <w:t xml:space="preserve">tested our algorithm with a synthetic model of two uncoupled state variables each with two attractors. As both states are uncoupled, this system is gradient and has a potential with four wells. We added interaction terms </w:t>
      </w:r>
      <m:oMath>
        <m:sSub>
          <m:sSubPr>
            <m:ctrlPr>
              <w:rPr>
                <w:rFonts w:ascii="Cambria Math" w:hAnsi="Cambria Math"/>
              </w:rPr>
            </m:ctrlPr>
          </m:sSubPr>
          <m:e>
            <m:r>
              <w:rPr>
                <w:rFonts w:ascii="Cambria Math" w:hAnsi="Cambria Math"/>
              </w:rPr>
              <m:t>p</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y</m:t>
            </m:r>
          </m:sub>
        </m:sSub>
      </m:oMath>
      <w:r>
        <w:t xml:space="preserve"> to be able to make it gradually non-gradient (see equation (14) and figure 4). When we chose those non-gradient interactions to be zero, the system becomes gradient and corresponds with a four-well potential. Our algorithm rendered it succesfully (cf. figure 4, left panel).</w:t>
      </w:r>
    </w:p>
    <w:p w14:paraId="40CCC5DA" w14:textId="77777777" w:rsidR="009F62EA" w:rsidRDefault="000D4C22">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dx</m:t>
                        </m:r>
                      </m:num>
                      <m:den>
                        <m:r>
                          <w:rPr>
                            <w:rFonts w:ascii="Cambria Math" w:hAnsi="Cambria Math"/>
                          </w:rPr>
                          <m:t>dt</m:t>
                        </m:r>
                      </m:den>
                    </m:f>
                    <m:r>
                      <w:rPr>
                        <w:rFonts w:ascii="Cambria Math" w:hAnsi="Cambria Math"/>
                      </w:rPr>
                      <m:t>=f(x,y)=-x(</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(x,y)</m:t>
                    </m:r>
                  </m:e>
                </m:mr>
                <m:mr>
                  <m:e>
                    <m:f>
                      <m:fPr>
                        <m:ctrlPr>
                          <w:rPr>
                            <w:rFonts w:ascii="Cambria Math" w:hAnsi="Cambria Math"/>
                          </w:rPr>
                        </m:ctrlPr>
                      </m:fPr>
                      <m:num>
                        <m:r>
                          <w:rPr>
                            <w:rFonts w:ascii="Cambria Math" w:hAnsi="Cambria Math"/>
                          </w:rPr>
                          <m:t>dy</m:t>
                        </m:r>
                      </m:num>
                      <m:den>
                        <m:r>
                          <w:rPr>
                            <w:rFonts w:ascii="Cambria Math" w:hAnsi="Cambria Math"/>
                          </w:rPr>
                          <m:t>dt</m:t>
                        </m:r>
                      </m:den>
                    </m:f>
                    <m:r>
                      <w:rPr>
                        <w:rFonts w:ascii="Cambria Math" w:hAnsi="Cambria Math"/>
                      </w:rPr>
                      <m:t>=g(x,y)=-y(</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(x,y)</m:t>
                    </m:r>
                  </m:e>
                </m:mr>
              </m:m>
            </m:e>
          </m:d>
          <m:r>
            <w:rPr>
              <w:rFonts w:ascii="Cambria Math" w:hAnsi="Cambria Math"/>
            </w:rPr>
            <m:t>  (14)</m:t>
          </m:r>
        </m:oMath>
      </m:oMathPara>
    </w:p>
    <w:p w14:paraId="0ACF19EF" w14:textId="77777777" w:rsidR="009F62EA" w:rsidRDefault="000D4C22">
      <w:pPr>
        <w:pStyle w:val="FirstParagraph"/>
      </w:pPr>
      <w:r>
        <w:t xml:space="preserve">After introducing non-gradient interactions a four-well potential is still recognizable (figure 4, central panel). The error obtained correlates with the two perpendicular stripes </w:t>
      </w:r>
      <w:r>
        <w:lastRenderedPageBreak/>
        <w:t xml:space="preserve">of the plane </w:t>
      </w:r>
      <m:oMath>
        <m:r>
          <w:rPr>
            <w:rFonts w:ascii="Cambria Math" w:hAnsi="Cambria Math"/>
          </w:rPr>
          <m:t>(x,y)</m:t>
        </m:r>
      </m:oMath>
      <w:r>
        <w:t xml:space="preserve"> were we defined the non-gradient interactions to be maximum (figure 4, right panel).</w:t>
      </w:r>
    </w:p>
    <w:p w14:paraId="4622A237" w14:textId="77777777" w:rsidR="009F62EA" w:rsidRDefault="000D4C22">
      <w:pPr>
        <w:pStyle w:val="FigurewithCaption"/>
      </w:pPr>
      <w:r>
        <w:rPr>
          <w:noProof/>
        </w:rPr>
        <w:drawing>
          <wp:inline distT="0" distB="0" distL="0" distR="0" wp14:anchorId="0692A4E8" wp14:editId="42CD162C">
            <wp:extent cx="5334000" cy="1812497"/>
            <wp:effectExtent l="0" t="0" r="0" b="0"/>
            <wp:docPr id="4" name="Picture" descr="Figure 4 In all three figures the red and blue lines represent the nullclines of x and y, respectivelly. Several trajectories are plotted in black. The contour plot in figure a) shows the potential calculated for the gradient case (i.e.: p_x(x,y) = p_y(x,y) = 0). As expected, the stable equilibria correspond to the wells. The contour plot in figure b) also shows the potential, but now we made p_x(x,y) = 0.2 y e^{-3^6x^6} and p_y(x,y) = -0.25 x e^{-3^6(y-1)^6} in order to introduce a-non gradient interaction term. Defined this way, the non-gradient term will be significantly distinct from zero around the bands centered at x = 0 and y = 1. It can be noticed that the shape of the potential has been distorted. Notice also that the two equilibria at the upper side of the plot fall slightly outside their closest well. The equilibria at the bottom, to the contrary, fit perfectly centered in their corresponding wells. Figure c) shows the estimated error of our computed potential. As expected, the error is zero everywhere but in the bands centered around x = 0 and y = 1. This figure warns us against trusting the potential we obtained in the upper and central region, and guarantees us that elsewhere it will work fine. Notice that the two upper equilibria lie in a region where the error is clearly not negligible. The two lower ones, on the contrary, lie on a region where the error is almost zero, so we can safely use the previously derived potential to visualize them. This goes in accordance with our previous observation about the slight mismatch between equilibria and potential wells in the upper part of the figure."/>
            <wp:cNvGraphicFramePr/>
            <a:graphic xmlns:a="http://schemas.openxmlformats.org/drawingml/2006/main">
              <a:graphicData uri="http://schemas.openxmlformats.org/drawingml/2006/picture">
                <pic:pic xmlns:pic="http://schemas.openxmlformats.org/drawingml/2006/picture">
                  <pic:nvPicPr>
                    <pic:cNvPr id="0" name="Picture" descr="img/synthetic.png"/>
                    <pic:cNvPicPr>
                      <a:picLocks noChangeAspect="1" noChangeArrowheads="1"/>
                    </pic:cNvPicPr>
                  </pic:nvPicPr>
                  <pic:blipFill>
                    <a:blip r:embed="rId14"/>
                    <a:stretch>
                      <a:fillRect/>
                    </a:stretch>
                  </pic:blipFill>
                  <pic:spPr bwMode="auto">
                    <a:xfrm>
                      <a:off x="0" y="0"/>
                      <a:ext cx="5334000" cy="1812497"/>
                    </a:xfrm>
                    <a:prstGeom prst="rect">
                      <a:avLst/>
                    </a:prstGeom>
                    <a:noFill/>
                    <a:ln w="9525">
                      <a:noFill/>
                      <a:headEnd/>
                      <a:tailEnd/>
                    </a:ln>
                  </pic:spPr>
                </pic:pic>
              </a:graphicData>
            </a:graphic>
          </wp:inline>
        </w:drawing>
      </w:r>
    </w:p>
    <w:p w14:paraId="39B60141" w14:textId="77777777" w:rsidR="009F62EA" w:rsidRDefault="000D4C22">
      <w:pPr>
        <w:pStyle w:val="ImageCaption"/>
      </w:pPr>
      <w:r>
        <w:t xml:space="preserve">Figure 4 In all three figures the red and blue lines represent the nullclines of </w:t>
      </w:r>
      <m:oMath>
        <m:r>
          <w:rPr>
            <w:rFonts w:ascii="Cambria Math" w:hAnsi="Cambria Math"/>
          </w:rPr>
          <m:t>x</m:t>
        </m:r>
      </m:oMath>
      <w:r>
        <w:t xml:space="preserve"> and </w:t>
      </w:r>
      <m:oMath>
        <m:r>
          <w:rPr>
            <w:rFonts w:ascii="Cambria Math" w:hAnsi="Cambria Math"/>
          </w:rPr>
          <m:t>y</m:t>
        </m:r>
      </m:oMath>
      <w:r>
        <w:t xml:space="preserve">, respectivelly. Several trajectories are plotted in black. The contour plot in </w:t>
      </w:r>
      <w:commentRangeStart w:id="23"/>
      <w:r>
        <w:t>figure a)</w:t>
      </w:r>
      <w:commentRangeEnd w:id="23"/>
      <w:r w:rsidR="006F4D02">
        <w:rPr>
          <w:rStyle w:val="CommentReference"/>
          <w:i w:val="0"/>
        </w:rPr>
        <w:commentReference w:id="23"/>
      </w:r>
      <w:r>
        <w:t xml:space="preserve"> shows the potential calculated for the gradient case (i.e.: </w:t>
      </w:r>
      <m:oMath>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(x,y)=</m:t>
        </m:r>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(x,y)=0</m:t>
        </m:r>
      </m:oMath>
      <w:r>
        <w:t xml:space="preserve">). As expected, the stable equilibria correspond to the wells. The contour plot in figure b) also shows the potential, but now we made </w:t>
      </w:r>
      <m:oMath>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(x,y)=0.2y</m:t>
        </m:r>
        <m:sSup>
          <m:sSupPr>
            <m:ctrlPr>
              <w:rPr>
                <w:rFonts w:ascii="Cambria Math" w:hAnsi="Cambria Math"/>
              </w:rPr>
            </m:ctrlPr>
          </m:sSupPr>
          <m:e>
            <m:r>
              <w:rPr>
                <w:rFonts w:ascii="Cambria Math" w:hAnsi="Cambria Math"/>
              </w:rPr>
              <m:t>e</m:t>
            </m:r>
          </m:e>
          <m: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6</m:t>
                </m:r>
              </m:sup>
            </m:sSup>
            <m:sSup>
              <m:sSupPr>
                <m:ctrlPr>
                  <w:rPr>
                    <w:rFonts w:ascii="Cambria Math" w:hAnsi="Cambria Math"/>
                  </w:rPr>
                </m:ctrlPr>
              </m:sSupPr>
              <m:e>
                <m:r>
                  <w:rPr>
                    <w:rFonts w:ascii="Cambria Math" w:hAnsi="Cambria Math"/>
                  </w:rPr>
                  <m:t>x</m:t>
                </m:r>
              </m:e>
              <m:sup>
                <m:r>
                  <w:rPr>
                    <w:rFonts w:ascii="Cambria Math" w:hAnsi="Cambria Math"/>
                  </w:rPr>
                  <m:t>6</m:t>
                </m:r>
              </m:sup>
            </m:sSup>
          </m:sup>
        </m:sSup>
      </m:oMath>
      <w:r>
        <w:t xml:space="preserve"> and </w:t>
      </w:r>
      <m:oMath>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(x,y)=-0.25x</m:t>
        </m:r>
        <m:sSup>
          <m:sSupPr>
            <m:ctrlPr>
              <w:rPr>
                <w:rFonts w:ascii="Cambria Math" w:hAnsi="Cambria Math"/>
              </w:rPr>
            </m:ctrlPr>
          </m:sSupPr>
          <m:e>
            <m:r>
              <w:rPr>
                <w:rFonts w:ascii="Cambria Math" w:hAnsi="Cambria Math"/>
              </w:rPr>
              <m:t>e</m:t>
            </m:r>
          </m:e>
          <m:sup>
            <m:r>
              <w:rPr>
                <w:rFonts w:ascii="Cambria Math" w:hAnsi="Cambria Math"/>
              </w:rPr>
              <m:t>-</m:t>
            </m:r>
            <m:sSup>
              <m:sSupPr>
                <m:ctrlPr>
                  <w:rPr>
                    <w:rFonts w:ascii="Cambria Math" w:hAnsi="Cambria Math"/>
                  </w:rPr>
                </m:ctrlPr>
              </m:sSupPr>
              <m:e>
                <m:r>
                  <w:rPr>
                    <w:rFonts w:ascii="Cambria Math" w:hAnsi="Cambria Math"/>
                  </w:rPr>
                  <m:t>3</m:t>
                </m:r>
              </m:e>
              <m:sup>
                <m:r>
                  <w:rPr>
                    <w:rFonts w:ascii="Cambria Math" w:hAnsi="Cambria Math"/>
                  </w:rPr>
                  <m:t>6</m:t>
                </m:r>
              </m:sup>
            </m:sSup>
            <m:r>
              <w:rPr>
                <w:rFonts w:ascii="Cambria Math" w:hAnsi="Cambria Math"/>
              </w:rPr>
              <m:t>(y-1</m:t>
            </m:r>
            <m:sSup>
              <m:sSupPr>
                <m:ctrlPr>
                  <w:rPr>
                    <w:rFonts w:ascii="Cambria Math" w:hAnsi="Cambria Math"/>
                  </w:rPr>
                </m:ctrlPr>
              </m:sSupPr>
              <m:e>
                <m:r>
                  <w:rPr>
                    <w:rFonts w:ascii="Cambria Math" w:hAnsi="Cambria Math"/>
                  </w:rPr>
                  <m:t>)</m:t>
                </m:r>
              </m:e>
              <m:sup>
                <m:r>
                  <w:rPr>
                    <w:rFonts w:ascii="Cambria Math" w:hAnsi="Cambria Math"/>
                  </w:rPr>
                  <m:t>6</m:t>
                </m:r>
              </m:sup>
            </m:sSup>
          </m:sup>
        </m:sSup>
      </m:oMath>
      <w:r>
        <w:t xml:space="preserve"> in order to introduce a-non gradient interaction term. Defined this way, the non-gradient term will be significantly distinct from zero around the bands centered at </w:t>
      </w:r>
      <m:oMath>
        <m:r>
          <w:rPr>
            <w:rFonts w:ascii="Cambria Math" w:hAnsi="Cambria Math"/>
          </w:rPr>
          <m:t>x=0</m:t>
        </m:r>
      </m:oMath>
      <w:r>
        <w:t xml:space="preserve"> and </w:t>
      </w:r>
      <m:oMath>
        <m:r>
          <w:rPr>
            <w:rFonts w:ascii="Cambria Math" w:hAnsi="Cambria Math"/>
          </w:rPr>
          <m:t>y=1</m:t>
        </m:r>
      </m:oMath>
      <w:r>
        <w:t xml:space="preserve">. It can be noticed that the shape of the potential has been distorted. Notice also that the two equilibria at the upper side of the plot fall slightly outside their closest well. The equilibria at the bottom, to the contrary, fit perfectly centered in their corresponding wells. Figure c) shows the estimated error of our computed potential. As expected, the error is zero everywhere but in the bands centered around </w:t>
      </w:r>
      <m:oMath>
        <m:r>
          <w:rPr>
            <w:rFonts w:ascii="Cambria Math" w:hAnsi="Cambria Math"/>
          </w:rPr>
          <m:t>x=0</m:t>
        </m:r>
      </m:oMath>
      <w:r>
        <w:t xml:space="preserve"> and </w:t>
      </w:r>
      <m:oMath>
        <m:r>
          <w:rPr>
            <w:rFonts w:ascii="Cambria Math" w:hAnsi="Cambria Math"/>
          </w:rPr>
          <m:t>y=1</m:t>
        </m:r>
      </m:oMath>
      <w:r>
        <w:t>. This figure warns us against trusting the potential we obtained in the upper and central region, and guarantees us that elsewhere it will work fine. Notice that the two upper equilibria lie in a region where the error is clearly not negligible. The two lower ones, on the contrary, lie on a region where the error is almost zero, so we can safely use the previously derived potential to visualize them. This goes in accordance with our previous observation about the slight mismatch between equilibria and potential wells in the upper part of the figure.</w:t>
      </w:r>
    </w:p>
    <w:p w14:paraId="165AFC53" w14:textId="77777777" w:rsidR="009F62EA" w:rsidRDefault="000D4C22">
      <w:pPr>
        <w:pStyle w:val="Heading2"/>
      </w:pPr>
      <w:bookmarkStart w:id="24" w:name="a-biological-example"/>
      <w:bookmarkEnd w:id="24"/>
      <w:r>
        <w:t>A biological example</w:t>
      </w:r>
    </w:p>
    <w:p w14:paraId="3B8EAA3C" w14:textId="77777777" w:rsidR="009F62EA" w:rsidRDefault="000D4C22">
      <w:pPr>
        <w:pStyle w:val="Heading3"/>
      </w:pPr>
      <w:bookmarkStart w:id="25" w:name="a-simple-regulatory-gene-network"/>
      <w:bookmarkEnd w:id="25"/>
      <w:r>
        <w:t>A simple regulatory gene network</w:t>
      </w:r>
    </w:p>
    <w:p w14:paraId="6B258E78" w14:textId="77777777" w:rsidR="009F62EA" w:rsidRDefault="000D4C22">
      <w:pPr>
        <w:pStyle w:val="FirstParagraph"/>
      </w:pPr>
      <w:r>
        <w:t>Waddington’s epigenetic landscapes (Gilbert (1991)) are a particular application of stability landscapes to gene regulatory networks controlling cellular differentiation. When applied to this problem, stability/epigenetic landscapes serve as a visual metaphor for the branching pathways of cell fate determination (Bhattacharya, Zhang, and Andersen (2011)).</w:t>
      </w:r>
    </w:p>
    <w:p w14:paraId="1AD78729" w14:textId="77777777" w:rsidR="009F62EA" w:rsidRDefault="000D4C22">
      <w:pPr>
        <w:pStyle w:val="BodyText"/>
      </w:pPr>
      <w:r>
        <w:t>A bistable network cell fate model can be described by a set of equations like (15). Such a system represents two genes (</w:t>
      </w:r>
      <m:oMath>
        <m:r>
          <w:rPr>
            <w:rFonts w:ascii="Cambria Math" w:hAnsi="Cambria Math"/>
          </w:rPr>
          <m:t>x</m:t>
        </m:r>
      </m:oMath>
      <w:r>
        <w:t xml:space="preserve"> and </w:t>
      </w:r>
      <m:oMath>
        <m:r>
          <w:rPr>
            <w:rFonts w:ascii="Cambria Math" w:hAnsi="Cambria Math"/>
          </w:rPr>
          <m:t>y</m:t>
        </m:r>
      </m:oMath>
      <w:r>
        <w:t xml:space="preserve">) that inhibit each other. This circuit works as a </w:t>
      </w:r>
      <w:r>
        <w:lastRenderedPageBreak/>
        <w:t xml:space="preserve">toggle switch with two stable steady states, one with dominant </w:t>
      </w:r>
      <m:oMath>
        <m:r>
          <w:rPr>
            <w:rFonts w:ascii="Cambria Math" w:hAnsi="Cambria Math"/>
          </w:rPr>
          <m:t>x</m:t>
        </m:r>
      </m:oMath>
      <w:r>
        <w:t xml:space="preserve">, the other with dominant </w:t>
      </w:r>
      <m:oMath>
        <m:r>
          <w:rPr>
            <w:rFonts w:ascii="Cambria Math" w:hAnsi="Cambria Math"/>
          </w:rPr>
          <m:t>y</m:t>
        </m:r>
      </m:oMath>
      <w:r>
        <w:t xml:space="preserve"> (see Bhattacharya, Zhang, and Andersen (2011)).</w:t>
      </w:r>
    </w:p>
    <w:p w14:paraId="5968E338" w14:textId="77777777" w:rsidR="009F62EA" w:rsidRDefault="000D4C22">
      <w:pPr>
        <w:pStyle w:val="BodyText"/>
      </w:pPr>
      <m:oMathPara>
        <m:oMathParaPr>
          <m:jc m:val="center"/>
        </m:oMathParaP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f>
                      <m:fPr>
                        <m:ctrlPr>
                          <w:rPr>
                            <w:rFonts w:ascii="Cambria Math" w:hAnsi="Cambria Math"/>
                          </w:rPr>
                        </m:ctrlPr>
                      </m:fPr>
                      <m:num>
                        <m:r>
                          <w:rPr>
                            <w:rFonts w:ascii="Cambria Math" w:hAnsi="Cambria Math"/>
                          </w:rPr>
                          <m:t>dx</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x</m:t>
                        </m:r>
                      </m:sub>
                    </m:sSub>
                    <m:r>
                      <w:rPr>
                        <w:rFonts w:ascii="Cambria Math" w:hAnsi="Cambria Math"/>
                      </w:rPr>
                      <m:t>x+</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x</m:t>
                            </m:r>
                          </m:sub>
                        </m:sSub>
                      </m:num>
                      <m:den>
                        <m:sSub>
                          <m:sSubPr>
                            <m:ctrlPr>
                              <w:rPr>
                                <w:rFonts w:ascii="Cambria Math" w:hAnsi="Cambria Math"/>
                              </w:rPr>
                            </m:ctrlPr>
                          </m:sSubPr>
                          <m:e>
                            <m:r>
                              <w:rPr>
                                <w:rFonts w:ascii="Cambria Math" w:hAnsi="Cambria Math"/>
                              </w:rPr>
                              <m:t>k</m:t>
                            </m:r>
                          </m:e>
                          <m:sub>
                            <m:r>
                              <w:rPr>
                                <w:rFonts w:ascii="Cambria Math" w:hAnsi="Cambria Math"/>
                              </w:rPr>
                              <m:t>x</m:t>
                            </m:r>
                          </m:sub>
                        </m:sSub>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n</m:t>
                            </m:r>
                          </m:sup>
                        </m:sSup>
                      </m:den>
                    </m:f>
                  </m:e>
                </m:mr>
                <m:mr>
                  <m:e>
                    <m:f>
                      <m:fPr>
                        <m:ctrlPr>
                          <w:rPr>
                            <w:rFonts w:ascii="Cambria Math" w:hAnsi="Cambria Math"/>
                          </w:rPr>
                        </m:ctrlPr>
                      </m:fPr>
                      <m:num>
                        <m:r>
                          <w:rPr>
                            <w:rFonts w:ascii="Cambria Math" w:hAnsi="Cambria Math"/>
                          </w:rPr>
                          <m:t>dy</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r>
                      <w:rPr>
                        <w:rFonts w:ascii="Cambria Math" w:hAnsi="Cambria Math"/>
                      </w:rPr>
                      <m:t>y+</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y</m:t>
                            </m:r>
                          </m:sub>
                        </m:sSub>
                      </m:num>
                      <m:den>
                        <m:sSub>
                          <m:sSubPr>
                            <m:ctrlPr>
                              <w:rPr>
                                <w:rFonts w:ascii="Cambria Math" w:hAnsi="Cambria Math"/>
                              </w:rPr>
                            </m:ctrlPr>
                          </m:sSubPr>
                          <m:e>
                            <m:r>
                              <w:rPr>
                                <w:rFonts w:ascii="Cambria Math" w:hAnsi="Cambria Math"/>
                              </w:rPr>
                              <m:t>k</m:t>
                            </m:r>
                          </m:e>
                          <m:sub>
                            <m:r>
                              <w:rPr>
                                <w:rFonts w:ascii="Cambria Math" w:hAnsi="Cambria Math"/>
                              </w:rPr>
                              <m:t>y</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n</m:t>
                            </m:r>
                          </m:sup>
                        </m:sSup>
                      </m:den>
                    </m:f>
                  </m:e>
                </m:mr>
              </m:m>
            </m:e>
          </m:d>
          <m:r>
            <w:rPr>
              <w:rFonts w:ascii="Cambria Math" w:hAnsi="Cambria Math"/>
            </w:rPr>
            <m:t>  (15)</m:t>
          </m:r>
        </m:oMath>
      </m:oMathPara>
    </w:p>
    <w:p w14:paraId="27E1C572" w14:textId="77777777" w:rsidR="009F62EA" w:rsidRDefault="000D4C22">
      <w:pPr>
        <w:pStyle w:val="FirstParagraph"/>
      </w:pPr>
      <w:r>
        <w:t xml:space="preserve">The parameters used are identical to those in equations 6 and 7 of Bhattacharya, Zhang, and Andersen (2011), with the exception of </w:t>
      </w:r>
      <m:oMath>
        <m:r>
          <w:rPr>
            <w:rFonts w:ascii="Cambria Math" w:hAnsi="Cambria Math"/>
          </w:rPr>
          <m:t>By</m:t>
        </m:r>
      </m:oMath>
      <w:r>
        <w:t xml:space="preserve"> and </w:t>
      </w:r>
      <m:oMath>
        <m:r>
          <w:rPr>
            <w:rFonts w:ascii="Cambria Math" w:hAnsi="Cambria Math"/>
          </w:rPr>
          <m:t>foldXY</m:t>
        </m:r>
      </m:oMath>
      <w:r>
        <w:t xml:space="preserve">, that we modified in order to induce an assymetry in the the dynamics (we used </w:t>
      </w:r>
      <m:oMath>
        <m:r>
          <w:rPr>
            <w:rFonts w:ascii="Cambria Math" w:hAnsi="Cambria Math"/>
          </w:rPr>
          <m:t>By=0.05</m:t>
        </m:r>
      </m:oMath>
      <w:r>
        <w:t xml:space="preserve"> and </w:t>
      </w:r>
      <m:oMath>
        <m:r>
          <w:rPr>
            <w:rFonts w:ascii="Cambria Math" w:hAnsi="Cambria Math"/>
          </w:rPr>
          <m:t>foldXY=1.75</m:t>
        </m:r>
      </m:oMath>
      <w:r>
        <w:t>).</w:t>
      </w:r>
    </w:p>
    <w:p w14:paraId="1B6061AF" w14:textId="77777777" w:rsidR="009F62EA" w:rsidRDefault="000D4C22">
      <w:pPr>
        <w:pStyle w:val="BodyText"/>
      </w:pPr>
      <w:r>
        <w:t xml:space="preserve">Despite </w:t>
      </w:r>
      <w:ins w:id="26" w:author="Marten Scheffer" w:date="2019-03-05T07:47:00Z">
        <w:r w:rsidR="00345CD4">
          <w:t xml:space="preserve">the fact that </w:t>
        </w:r>
      </w:ins>
      <w:r>
        <w:t>this system is clearly non-gradient, our algorithm correctly predicts the existence of two wells (see figure 5).</w:t>
      </w:r>
    </w:p>
    <w:p w14:paraId="5B90440C" w14:textId="77777777" w:rsidR="009F62EA" w:rsidRDefault="000D4C22">
      <w:pPr>
        <w:pStyle w:val="FigurewithCaption"/>
      </w:pPr>
      <w:r>
        <w:rPr>
          <w:noProof/>
        </w:rPr>
        <w:drawing>
          <wp:inline distT="0" distB="0" distL="0" distR="0" wp14:anchorId="50D8712C" wp14:editId="1A7A8100">
            <wp:extent cx="5334000" cy="2301114"/>
            <wp:effectExtent l="0" t="0" r="0" b="0"/>
            <wp:docPr id="5" name="Picture" descr="Figure 5 In both figures the red and blue lines represent the nullclines of x and y, respectivelly. Several trajectories are plotted in black. The contour plot in figure a) shows the potential calculated for the simple gene regulatory network described in equation (15). The stable equilibria correspond to the wells. Figure b) shows the estimated error of our computed potential."/>
            <wp:cNvGraphicFramePr/>
            <a:graphic xmlns:a="http://schemas.openxmlformats.org/drawingml/2006/main">
              <a:graphicData uri="http://schemas.openxmlformats.org/drawingml/2006/picture">
                <pic:pic xmlns:pic="http://schemas.openxmlformats.org/drawingml/2006/picture">
                  <pic:nvPicPr>
                    <pic:cNvPr id="0" name="Picture" descr="img/waddington.png"/>
                    <pic:cNvPicPr>
                      <a:picLocks noChangeAspect="1" noChangeArrowheads="1"/>
                    </pic:cNvPicPr>
                  </pic:nvPicPr>
                  <pic:blipFill>
                    <a:blip r:embed="rId15"/>
                    <a:stretch>
                      <a:fillRect/>
                    </a:stretch>
                  </pic:blipFill>
                  <pic:spPr bwMode="auto">
                    <a:xfrm>
                      <a:off x="0" y="0"/>
                      <a:ext cx="5334000" cy="2301114"/>
                    </a:xfrm>
                    <a:prstGeom prst="rect">
                      <a:avLst/>
                    </a:prstGeom>
                    <a:noFill/>
                    <a:ln w="9525">
                      <a:noFill/>
                      <a:headEnd/>
                      <a:tailEnd/>
                    </a:ln>
                  </pic:spPr>
                </pic:pic>
              </a:graphicData>
            </a:graphic>
          </wp:inline>
        </w:drawing>
      </w:r>
    </w:p>
    <w:p w14:paraId="488F7985" w14:textId="77777777" w:rsidR="009F62EA" w:rsidRDefault="000D4C22">
      <w:pPr>
        <w:pStyle w:val="ImageCaption"/>
      </w:pPr>
      <w:r>
        <w:t xml:space="preserve">Figure 5 In both figures the red and blue lines represent the nullclines of </w:t>
      </w:r>
      <m:oMath>
        <m:r>
          <w:rPr>
            <w:rFonts w:ascii="Cambria Math" w:hAnsi="Cambria Math"/>
          </w:rPr>
          <m:t>x</m:t>
        </m:r>
      </m:oMath>
      <w:r>
        <w:t xml:space="preserve"> and </w:t>
      </w:r>
      <m:oMath>
        <m:r>
          <w:rPr>
            <w:rFonts w:ascii="Cambria Math" w:hAnsi="Cambria Math"/>
          </w:rPr>
          <m:t>y</m:t>
        </m:r>
      </m:oMath>
      <w:r>
        <w:t>, respectivelly. Several trajectories are plotted in black. The contour plot in figure a) shows the potential calculated for the simple gene regulatory network described in equation (15). The stable equilibria correspond to the wells. Figure b) shows the estimated error of our computed potential.</w:t>
      </w:r>
    </w:p>
    <w:p w14:paraId="4335B224" w14:textId="77777777" w:rsidR="009F62EA" w:rsidRDefault="000D4C22">
      <w:pPr>
        <w:pStyle w:val="Heading1"/>
      </w:pPr>
      <w:bookmarkStart w:id="27" w:name="discussion"/>
      <w:bookmarkEnd w:id="27"/>
      <w:r>
        <w:t>Discussion</w:t>
      </w:r>
    </w:p>
    <w:p w14:paraId="7DFFEC36" w14:textId="77777777" w:rsidR="009F62EA" w:rsidRDefault="000D4C22">
      <w:pPr>
        <w:pStyle w:val="FirstParagraph"/>
      </w:pPr>
      <w:r>
        <w:t>The use of stability landscapes as a helping tool to understand one-dimensional dynamical systems achieved great success, specially in interdisciplinary research communities. A generalization of the idea of scalar potential to two-dimensional systems seemed to be a logical next step. Unfortunately, as we have seen, there are reasons that make two (and higher) dimensional systems fundamentally different from the one-dimensional case. The generalization, straightforward as it may look, is actually impossible for most dynamical equations. As a consequence, any attempt of computing stability landscapes for high-dimensional systems should, neccessarily, drop some desirable properties of classical scalar potentials.</w:t>
      </w:r>
    </w:p>
    <w:p w14:paraId="5E15CB5A" w14:textId="77777777" w:rsidR="009F62EA" w:rsidRDefault="000D4C22">
      <w:pPr>
        <w:pStyle w:val="BodyText"/>
      </w:pPr>
      <w:r>
        <w:lastRenderedPageBreak/>
        <w:t>For instance, the method proposed by Bhattacharya, Zhang, and Andersen (2011) smartly avoids the problem of path dependence of line integrals by integrating along trajectories, removing thus the freedom of path choice. The price paid is that this algorithm cannot guarantee simultaneous continuity at all equilibria and along separatrices for general systems.</w:t>
      </w:r>
    </w:p>
    <w:p w14:paraId="05271FBA" w14:textId="77777777" w:rsidR="009F62EA" w:rsidRDefault="000D4C22">
      <w:pPr>
        <w:pStyle w:val="BodyText"/>
      </w:pPr>
      <w:r>
        <w:t xml:space="preserve">A more theoretical review of pseudopotential computation, for a mathematically oriented audience, can be found in Zhou et al. (2012). Here, different criterions are used to decompose the dynamics in a scalar potential and an extra term. Unfortunately, our experience is that those methods, despite </w:t>
      </w:r>
      <w:del w:id="28" w:author="Marten Scheffer" w:date="2019-03-05T08:03:00Z">
        <w:r w:rsidDel="00DF56B6">
          <w:delText xml:space="preserve">its </w:delText>
        </w:r>
      </w:del>
      <w:ins w:id="29" w:author="Marten Scheffer" w:date="2019-03-05T08:03:00Z">
        <w:r w:rsidR="00DF56B6">
          <w:t>their</w:t>
        </w:r>
        <w:r w:rsidR="00DF56B6">
          <w:t xml:space="preserve"> </w:t>
        </w:r>
      </w:ins>
      <w:r>
        <w:t>obvious quality, have a limited impact outside the physicist community due to their mathematical complexity.</w:t>
      </w:r>
    </w:p>
    <w:p w14:paraId="48F8E8DA" w14:textId="77777777" w:rsidR="009F62EA" w:rsidRDefault="000D4C22">
      <w:pPr>
        <w:pStyle w:val="BodyText"/>
      </w:pPr>
      <w:r>
        <w:t xml:space="preserve">The algorithm we present here is an attempt to preserve as much as possible from the classical potential theory while keeping the mathematical complexity as low as possible. Indeed, it calculates the closest classical potential to our problem (and thus the exact one in case it exists). The price we pay is to calculate a potential that, in general, is only locally meaningful. The estimated error lets us know where </w:t>
      </w:r>
      <w:del w:id="30" w:author="Marten Scheffer" w:date="2019-03-05T08:03:00Z">
        <w:r w:rsidDel="00DF56B6">
          <w:delText xml:space="preserve">does </w:delText>
        </w:r>
      </w:del>
      <w:r>
        <w:t xml:space="preserve">this </w:t>
      </w:r>
      <w:ins w:id="31" w:author="Marten Scheffer" w:date="2019-03-05T08:03:00Z">
        <w:r w:rsidR="00DF56B6">
          <w:t xml:space="preserve">does </w:t>
        </w:r>
      </w:ins>
      <w:bookmarkStart w:id="32" w:name="_GoBack"/>
      <w:bookmarkEnd w:id="32"/>
      <w:r>
        <w:t>happen. Additionaly, our algorithm provides:</w:t>
      </w:r>
    </w:p>
    <w:p w14:paraId="1009DB93" w14:textId="77777777" w:rsidR="009F62EA" w:rsidRDefault="000D4C22">
      <w:pPr>
        <w:pStyle w:val="Compact"/>
        <w:numPr>
          <w:ilvl w:val="0"/>
          <w:numId w:val="4"/>
        </w:numPr>
      </w:pPr>
      <w:r>
        <w:t>Simplicity. The required mathematical background is covered by any introductory course in linear algebra and vector calculus.</w:t>
      </w:r>
    </w:p>
    <w:p w14:paraId="65394ADA" w14:textId="77777777" w:rsidR="009F62EA" w:rsidRDefault="000D4C22">
      <w:pPr>
        <w:pStyle w:val="Compact"/>
        <w:numPr>
          <w:ilvl w:val="0"/>
          <w:numId w:val="4"/>
        </w:numPr>
      </w:pPr>
      <w:r>
        <w:t xml:space="preserve">Usability. We provide the algorithm in the form of a ready to use, documented and tested </w:t>
      </w:r>
      <w:r>
        <w:rPr>
          <w:i/>
        </w:rPr>
        <w:t>R</w:t>
      </w:r>
      <w:r>
        <w:t xml:space="preserve"> package.</w:t>
      </w:r>
    </w:p>
    <w:p w14:paraId="61F96CBA" w14:textId="77777777" w:rsidR="009F62EA" w:rsidRDefault="000D4C22">
      <w:pPr>
        <w:pStyle w:val="Compact"/>
        <w:numPr>
          <w:ilvl w:val="0"/>
          <w:numId w:val="4"/>
        </w:numPr>
      </w:pPr>
      <w:r>
        <w:t>Integrity. At each step the strength of the curl term is calculated. If this term is high, it is fundamentally impossible to calculate a scalar potential with any method. The relative size of the curl term can be interpreted as an error term, mapping which regions of our stability landscape are dangerous to visit.</w:t>
      </w:r>
    </w:p>
    <w:p w14:paraId="38CD0C1D" w14:textId="77777777" w:rsidR="009F62EA" w:rsidRDefault="000D4C22">
      <w:pPr>
        <w:pStyle w:val="Compact"/>
        <w:numPr>
          <w:ilvl w:val="0"/>
          <w:numId w:val="4"/>
        </w:numPr>
      </w:pPr>
      <w:r>
        <w:t>Speed. The rendering of a printing quality surface can be performed in no more than a few minutes in a personal laptop.</w:t>
      </w:r>
    </w:p>
    <w:p w14:paraId="2D5687A2" w14:textId="77777777" w:rsidR="009F62EA" w:rsidRDefault="000D4C22">
      <w:pPr>
        <w:pStyle w:val="FirstParagraph"/>
      </w:pPr>
      <w:r>
        <w:t>The concept of potential is paramount in physical sciences, where its use goes way further than visualization. The main reason for the ubiquity of potentials in physics is that several physical systems are known to be governed only by gradient terms (e.g.: movement in conservative systems, classical gravitatory fields, electrostatic fields, …). Physical potentials can be related with measurable concepts like energy. From the depth and width of a potential we can learn about transition rates and resilience to pulse perturbations. The height of the lowest barrier determines the minimum energy to transition to an alternative stable state, which relates to the probability of a critical transition via the Arrhenius equation (Hänggi, Talkner, and Borkovec (1990)). All these results from physics remain true for non-physical problems that happen to be governed exclusively by gradient dynamics, and, we claim, should remain approximately true for problems governed by weakly non-gradient dynamics. This is the situation our algorithm has been designed to deal with.</w:t>
      </w:r>
    </w:p>
    <w:p w14:paraId="6B9E162F" w14:textId="77777777" w:rsidR="009F62EA" w:rsidRDefault="000D4C22">
      <w:pPr>
        <w:pStyle w:val="BodyText"/>
      </w:pPr>
      <w:r>
        <w:t xml:space="preserve">Regarding visualization alone, it may be worth reconsidering why do we prefer the idea of stability landscape over a traditional phase plane figure, specially after pointing out all the difficulties of calculating stability landscapes for higher-dimensional systems. It is true that </w:t>
      </w:r>
      <w:r>
        <w:lastRenderedPageBreak/>
        <w:t>the latter is slightly less intuitive than the stability landscape, but it has a very desirable property: it always exists.</w:t>
      </w:r>
    </w:p>
    <w:p w14:paraId="2AC5FC17" w14:textId="77777777" w:rsidR="009F62EA" w:rsidRDefault="000D4C22">
      <w:pPr>
        <w:pStyle w:val="Heading1"/>
      </w:pPr>
      <w:bookmarkStart w:id="33" w:name="acknowledgments"/>
      <w:bookmarkEnd w:id="33"/>
      <w:r>
        <w:t>Acknowledgments</w:t>
      </w:r>
    </w:p>
    <w:p w14:paraId="0864D14E" w14:textId="77777777" w:rsidR="009F62EA" w:rsidRDefault="000D4C22">
      <w:pPr>
        <w:pStyle w:val="FirstParagraph"/>
      </w:pPr>
      <w:r>
        <w:t xml:space="preserve">This work was greatly inspired by the dicussions with Cristina Sargent, Iñaki Úcar, Enrique Benito, Tobias Oertel-Jäger, Jelle Lever, and Els Weinans. This work was supported by funding from the European Union’s </w:t>
      </w:r>
      <w:r>
        <w:rPr>
          <w:i/>
        </w:rPr>
        <w:t>Horizon 2020</w:t>
      </w:r>
      <w:r>
        <w:t xml:space="preserve"> research and innovation programme for the </w:t>
      </w:r>
      <w:r>
        <w:rPr>
          <w:i/>
        </w:rPr>
        <w:t>ITN CRITICS</w:t>
      </w:r>
      <w:r>
        <w:t xml:space="preserve"> under Grant Agreement Number </w:t>
      </w:r>
      <w:r>
        <w:rPr>
          <w:i/>
        </w:rPr>
        <w:t>643073</w:t>
      </w:r>
      <w:r>
        <w:t>.</w:t>
      </w:r>
    </w:p>
    <w:p w14:paraId="1EBE53BC" w14:textId="77777777" w:rsidR="009F62EA" w:rsidRDefault="000D4C22">
      <w:pPr>
        <w:pStyle w:val="Heading1"/>
      </w:pPr>
      <w:bookmarkStart w:id="34" w:name="online-appendix"/>
      <w:bookmarkEnd w:id="34"/>
      <w:r>
        <w:t>Online appendix</w:t>
      </w:r>
    </w:p>
    <w:p w14:paraId="069F2832" w14:textId="77777777" w:rsidR="009F62EA" w:rsidRDefault="000D4C22">
      <w:pPr>
        <w:pStyle w:val="FirstParagraph"/>
      </w:pPr>
      <w:r>
        <w:t xml:space="preserve">      </w:t>
      </w:r>
    </w:p>
    <w:p w14:paraId="22D5B1ED" w14:textId="77777777" w:rsidR="009F62EA" w:rsidRDefault="000D4C22">
      <w:pPr>
        <w:pStyle w:val="Heading2"/>
      </w:pPr>
      <w:bookmarkStart w:id="35" w:name="sec:generalization"/>
      <w:bookmarkEnd w:id="35"/>
      <w:r>
        <w:t>Gradient conditions for a system with an arbitrary number of dimensions</w:t>
      </w:r>
    </w:p>
    <w:p w14:paraId="7B178791" w14:textId="77777777" w:rsidR="009F62EA" w:rsidRDefault="000D4C22">
      <w:pPr>
        <w:pStyle w:val="FirstParagraph"/>
      </w:pPr>
      <w:r>
        <w:t xml:space="preserve">Dynamics in equation (1) and the condition for the crossed derivatives (2) can be straightforwardly generalized (see equations (17) and (16) to systems with an arbitrary number of state variables </w:t>
      </w:r>
      <m:oMath>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oMath>
      <w:r>
        <w:t xml:space="preserve">. Particularly, if and only if our system of equations </w:t>
      </w: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xml:space="preserve"> satisfies the condition:</w:t>
      </w:r>
    </w:p>
    <w:p w14:paraId="50B8C7E7" w14:textId="77777777" w:rsidR="009F62EA" w:rsidRDefault="000D4C22">
      <w:pPr>
        <w:pStyle w:val="BodyText"/>
      </w:pPr>
      <m:oMathPara>
        <m:oMathParaPr>
          <m:jc m:val="center"/>
        </m:oMathParaP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j</m:t>
                  </m:r>
                </m:sub>
              </m:sSub>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r>
            <w:rPr>
              <w:rFonts w:ascii="Cambria Math" w:hAnsi="Cambria Math"/>
            </w:rPr>
            <m:t>:i≠j  (16)</m:t>
          </m:r>
        </m:oMath>
      </m:oMathPara>
    </w:p>
    <w:p w14:paraId="5BD9B711" w14:textId="77777777" w:rsidR="009F62EA" w:rsidRDefault="000D4C22">
      <w:pPr>
        <w:pStyle w:val="FirstParagraph"/>
      </w:pPr>
      <w:r>
        <w:t xml:space="preserve">then exists a potential </w:t>
      </w:r>
      <m:oMath>
        <m:r>
          <w:rPr>
            <w:rFonts w:ascii="Cambria Math" w:hAnsi="Cambria Math"/>
          </w:rPr>
          <m:t>V(</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related to the original vector field by:</w:t>
      </w:r>
    </w:p>
    <w:p w14:paraId="4A50F253" w14:textId="77777777" w:rsidR="009F62EA" w:rsidRDefault="000D4C22">
      <w:pPr>
        <w:pStyle w:val="BodyText"/>
      </w:pPr>
      <m:oMathPara>
        <m:oMathParaPr>
          <m:jc m:val="center"/>
        </m:oMathParaP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den>
          </m:f>
          <m:r>
            <w:rPr>
              <w:rFonts w:ascii="Cambria Math" w:hAnsi="Cambria Math"/>
            </w:rPr>
            <m:t>:i=1..n  (17)</m:t>
          </m:r>
        </m:oMath>
      </m:oMathPara>
    </w:p>
    <w:p w14:paraId="1E6D2A41" w14:textId="77777777" w:rsidR="009F62EA" w:rsidRDefault="000D4C22">
      <w:pPr>
        <w:pStyle w:val="FirstParagraph"/>
      </w:pPr>
      <w:r>
        <w:t>and such a potential can be computed using a line integral:</w:t>
      </w:r>
    </w:p>
    <w:p w14:paraId="5CFAB9C2" w14:textId="77777777" w:rsidR="009F62EA" w:rsidRDefault="000D4C22">
      <w:pPr>
        <w:pStyle w:val="BodyText"/>
      </w:pPr>
      <m:oMathPara>
        <m:oMathParaPr>
          <m:jc m:val="center"/>
        </m:oMathParaPr>
        <m:oMath>
          <m:r>
            <w:rPr>
              <w:rFonts w:ascii="Cambria Math" w:hAnsi="Cambria Math"/>
            </w:rPr>
            <m:t>V(</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)=V(</m:t>
          </m:r>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x</m:t>
                  </m:r>
                </m:e>
              </m:groupChr>
            </m:e>
            <m:sub>
              <m:r>
                <w:rPr>
                  <w:rFonts w:ascii="Cambria Math" w:hAnsi="Cambria Math"/>
                </w:rPr>
                <m:t>0</m:t>
              </m:r>
            </m:sub>
          </m:sSub>
          <m:r>
            <w:rPr>
              <w:rFonts w:ascii="Cambria Math" w:hAnsi="Cambria Math"/>
            </w:rPr>
            <m:t>)-</m:t>
          </m:r>
          <m:nary>
            <m:naryPr>
              <m:limLoc m:val="subSup"/>
              <m:supHide m:val="1"/>
              <m:ctrlPr>
                <w:rPr>
                  <w:rFonts w:ascii="Cambria Math" w:hAnsi="Cambria Math"/>
                </w:rPr>
              </m:ctrlPr>
            </m:naryPr>
            <m:sub>
              <m:r>
                <w:rPr>
                  <w:rFonts w:ascii="Cambria Math" w:hAnsi="Cambria Math"/>
                </w:rPr>
                <m:t>Γ</m:t>
              </m:r>
            </m:sub>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f</m:t>
                      </m:r>
                    </m:e>
                    <m:sub>
                      <m:r>
                        <w:rPr>
                          <w:rFonts w:ascii="Cambria Math" w:hAnsi="Cambria Math"/>
                        </w:rPr>
                        <m:t>i</m:t>
                      </m:r>
                    </m:sub>
                  </m:sSub>
                </m:e>
              </m:nary>
            </m:e>
          </m:nary>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)d</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  (18)</m:t>
          </m:r>
        </m:oMath>
      </m:oMathPara>
    </w:p>
    <w:p w14:paraId="19B51F85" w14:textId="77777777" w:rsidR="009F62EA" w:rsidRDefault="000D4C22">
      <w:pPr>
        <w:pStyle w:val="FirstParagraph"/>
      </w:pPr>
      <w:r>
        <w:t xml:space="preserve">where the line integral in (18) is computed along any curve </w:t>
      </w:r>
      <m:oMath>
        <m:r>
          <w:rPr>
            <w:rFonts w:ascii="Cambria Math" w:hAnsi="Cambria Math"/>
          </w:rPr>
          <m:t>Γ</m:t>
        </m:r>
      </m:oMath>
      <w:r>
        <w:t xml:space="preserve"> joining the points </w:t>
      </w:r>
      <m:oMath>
        <m:sSub>
          <m:sSubPr>
            <m:ctrlPr>
              <w:rPr>
                <w:rFonts w:ascii="Cambria Math" w:hAnsi="Cambria Math"/>
              </w:rPr>
            </m:ctrlPr>
          </m:sSubPr>
          <m:e>
            <m:groupChr>
              <m:groupChrPr>
                <m:chr m:val="⃗"/>
                <m:pos m:val="top"/>
                <m:vertJc m:val="bot"/>
                <m:ctrlPr>
                  <w:rPr>
                    <w:rFonts w:ascii="Cambria Math" w:hAnsi="Cambria Math"/>
                  </w:rPr>
                </m:ctrlPr>
              </m:groupChrPr>
              <m:e>
                <m:r>
                  <w:rPr>
                    <w:rFonts w:ascii="Cambria Math" w:hAnsi="Cambria Math"/>
                  </w:rPr>
                  <m:t>x</m:t>
                </m:r>
              </m:e>
            </m:groupChr>
          </m:e>
          <m:sub>
            <m:r>
              <w:rPr>
                <w:rFonts w:ascii="Cambria Math" w:hAnsi="Cambria Math"/>
              </w:rPr>
              <m:t>0</m:t>
            </m:r>
          </m:sub>
        </m:sSub>
      </m:oMath>
      <w:r>
        <w:t xml:space="preserve"> and </w:t>
      </w:r>
      <m:oMath>
        <m:groupChr>
          <m:groupChrPr>
            <m:chr m:val="⃗"/>
            <m:pos m:val="top"/>
            <m:vertJc m:val="bot"/>
            <m:ctrlPr>
              <w:rPr>
                <w:rFonts w:ascii="Cambria Math" w:hAnsi="Cambria Math"/>
              </w:rPr>
            </m:ctrlPr>
          </m:groupChrPr>
          <m:e>
            <m:r>
              <w:rPr>
                <w:rFonts w:ascii="Cambria Math" w:hAnsi="Cambria Math"/>
              </w:rPr>
              <m:t>x</m:t>
            </m:r>
          </m:e>
        </m:groupChr>
      </m:oMath>
      <w:r>
        <w:t>.</w:t>
      </w:r>
    </w:p>
    <w:p w14:paraId="5486F533" w14:textId="77777777" w:rsidR="009F62EA" w:rsidRDefault="000D4C22">
      <w:pPr>
        <w:pStyle w:val="BodyText"/>
      </w:pPr>
      <w:r>
        <w:t>It is important to note that the number of equations (</w:t>
      </w:r>
      <m:oMath>
        <m:r>
          <w:rPr>
            <w:rFonts w:ascii="Cambria Math" w:hAnsi="Cambria Math"/>
          </w:rPr>
          <m:t>N</m:t>
        </m:r>
      </m:oMath>
      <w:r>
        <w:t>) contained in condition (16) grows with the dimensionality of the system (</w:t>
      </w:r>
      <m:oMath>
        <m:r>
          <w:rPr>
            <w:rFonts w:ascii="Cambria Math" w:hAnsi="Cambria Math"/>
          </w:rPr>
          <m:t>D</m:t>
        </m:r>
      </m:oMath>
      <w:r>
        <w:t xml:space="preserve">), particularly following the series of triangular numbers </w:t>
      </w:r>
      <m:oMath>
        <m:r>
          <w:rPr>
            <w:rFonts w:ascii="Cambria Math" w:hAnsi="Cambria Math"/>
          </w:rPr>
          <m:t>N=</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(D-1)D</m:t>
        </m:r>
      </m:oMath>
      <w:r>
        <w:t>. Thus, the higher the dimensionality, the harder it gets to fulfill condition (16). As a side effect, we see that one-dimensional systems always have a well defined stability landscape.</w:t>
      </w:r>
    </w:p>
    <w:p w14:paraId="58799518" w14:textId="77777777" w:rsidR="009F62EA" w:rsidRDefault="000D4C22">
      <w:pPr>
        <w:pStyle w:val="Heading2"/>
      </w:pPr>
      <w:bookmarkStart w:id="36" w:name="sec:2d-example"/>
      <w:bookmarkEnd w:id="36"/>
      <w:r>
        <w:lastRenderedPageBreak/>
        <w:t>Detailed example of application</w:t>
      </w:r>
    </w:p>
    <w:p w14:paraId="4B59A551" w14:textId="77777777" w:rsidR="009F62EA" w:rsidRDefault="000D4C22">
      <w:pPr>
        <w:pStyle w:val="FirstParagraph"/>
      </w:pPr>
      <w:r>
        <w:t xml:space="preserve">For instance, to calculate the value of </w:t>
      </w:r>
      <m:oMath>
        <m:r>
          <w:rPr>
            <w:rFonts w:ascii="Cambria Math" w:hAnsi="Cambria Math"/>
          </w:rPr>
          <m:t>V</m:t>
        </m:r>
      </m:oMath>
      <w:r>
        <w:t xml:space="preserve"> at the point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oMath>
      <w:r>
        <w:t xml:space="preserve"> of a grid, we should begin by assigning </w:t>
      </w:r>
      <m:oMath>
        <m:r>
          <w:rPr>
            <w:rFonts w:ascii="Cambria Math" w:hAnsi="Cambria Math"/>
          </w:rPr>
          <m:t>0</m:t>
        </m:r>
      </m:oMath>
      <w:r>
        <w:t xml:space="preserve"> to the potential at our arbitrary starting point (i.e.: </w:t>
      </w:r>
      <m:oMath>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)=0</m:t>
        </m:r>
      </m:oMath>
      <w:r>
        <w:t xml:space="preserve"> by definition). Then, we need a trajectory that goes from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oMath>
      <w:r>
        <w:t xml:space="preserve"> to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oMath>
      <w:r>
        <w:t>, iterating over the intermediate grid points (see figure 6).</w:t>
      </w:r>
    </w:p>
    <w:p w14:paraId="4927E7F8" w14:textId="77777777" w:rsidR="009F62EA" w:rsidRDefault="000D4C22">
      <w:pPr>
        <w:pStyle w:val="FigurewithCaption"/>
      </w:pPr>
      <w:r>
        <w:rPr>
          <w:noProof/>
        </w:rPr>
        <w:drawing>
          <wp:inline distT="0" distB="0" distL="0" distR="0" wp14:anchorId="68B39292" wp14:editId="4C0AE65F">
            <wp:extent cx="3696101" cy="2772075"/>
            <wp:effectExtent l="0" t="0" r="0" b="0"/>
            <wp:docPr id="6" name="Picture" descr="Figure 6 Path used to go from point (x_0,y_0) to (x_3, y_2). Note that this is not the only possible path. Our algorithm converges to the same potential regardless of the path chosen thanks to neglecting the skew part of the jacobian in our linearization process."/>
            <wp:cNvGraphicFramePr/>
            <a:graphic xmlns:a="http://schemas.openxmlformats.org/drawingml/2006/main">
              <a:graphicData uri="http://schemas.openxmlformats.org/drawingml/2006/picture">
                <pic:pic xmlns:pic="http://schemas.openxmlformats.org/drawingml/2006/picture">
                  <pic:nvPicPr>
                    <pic:cNvPr id="0" name="Picture" descr="C:/Users/Pablo/AppData/Local/Temp/RtmpS2xDBH/preview-67447d6d6838.dir/landscapes_files/figure-docx/steps-1.png"/>
                    <pic:cNvPicPr>
                      <a:picLocks noChangeAspect="1" noChangeArrowheads="1"/>
                    </pic:cNvPicPr>
                  </pic:nvPicPr>
                  <pic:blipFill>
                    <a:blip r:embed="rId16"/>
                    <a:stretch>
                      <a:fillRect/>
                    </a:stretch>
                  </pic:blipFill>
                  <pic:spPr bwMode="auto">
                    <a:xfrm>
                      <a:off x="0" y="0"/>
                      <a:ext cx="3696101" cy="2772075"/>
                    </a:xfrm>
                    <a:prstGeom prst="rect">
                      <a:avLst/>
                    </a:prstGeom>
                    <a:noFill/>
                    <a:ln w="9525">
                      <a:noFill/>
                      <a:headEnd/>
                      <a:tailEnd/>
                    </a:ln>
                  </pic:spPr>
                </pic:pic>
              </a:graphicData>
            </a:graphic>
          </wp:inline>
        </w:drawing>
      </w:r>
    </w:p>
    <w:p w14:paraId="1AFB033E" w14:textId="77777777" w:rsidR="009F62EA" w:rsidRDefault="000D4C22">
      <w:pPr>
        <w:pStyle w:val="ImageCaption"/>
      </w:pPr>
      <w:r>
        <w:t xml:space="preserve">Figure 6 Path used to go from point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oMath>
      <w:r>
        <w:t xml:space="preserve"> to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oMath>
      <w:r>
        <w:t>. Note that this is not the only possible path. Our algorithm converges to the same potential regardless of the path chosen thanks to neglecting the skew part of the jacobian in our linearization process.</w:t>
      </w:r>
    </w:p>
    <w:p w14:paraId="2AB81573" w14:textId="77777777" w:rsidR="009F62EA" w:rsidRDefault="000D4C22">
      <w:pPr>
        <w:pStyle w:val="BodyText"/>
      </w:pPr>
      <w:r>
        <w:t xml:space="preserve">In the first step we go from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oMath>
      <w:r>
        <w:t xml:space="preserve"> to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oMath>
      <w:r>
        <w:t>. The new potential is thus (using (11)):</w:t>
      </w:r>
    </w:p>
    <w:p w14:paraId="731BB1E5" w14:textId="77777777" w:rsidR="009F62EA" w:rsidRDefault="000D4C22">
      <w:pPr>
        <w:pStyle w:val="BodyText"/>
      </w:pPr>
      <m:oMathPara>
        <m:oMathParaPr>
          <m:jc m:val="center"/>
        </m:oMathParaPr>
        <m:oMath>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)+ΔV(</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)(#eq:IteratorEx1)</m:t>
          </m:r>
        </m:oMath>
      </m:oMathPara>
    </w:p>
    <w:p w14:paraId="08848539" w14:textId="77777777" w:rsidR="009F62EA" w:rsidRDefault="000D4C22">
      <w:pPr>
        <w:pStyle w:val="FirstParagraph"/>
      </w:pPr>
      <w:r>
        <w:t xml:space="preserve">The next two steps continue in the horizontal direction, all the way to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oMath>
      <w:r>
        <w:t>. The value of the potential there is:</w:t>
      </w:r>
    </w:p>
    <w:p w14:paraId="5EF785E4" w14:textId="77777777" w:rsidR="009F62EA" w:rsidRDefault="000D4C22">
      <w:pPr>
        <w:pStyle w:val="BodyText"/>
      </w:pPr>
      <m:oMathPara>
        <m:oMathParaPr>
          <m:jc m:val="center"/>
        </m:oMathParaPr>
        <m:oMath>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)+ΔV(</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)+ΔV(</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)+ΔV(</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)(#eq:IteratorEx2)</m:t>
          </m:r>
        </m:oMath>
      </m:oMathPara>
    </w:p>
    <w:p w14:paraId="58D85FC8" w14:textId="77777777" w:rsidR="009F62EA" w:rsidRDefault="000D4C22">
      <w:pPr>
        <w:pStyle w:val="FirstParagraph"/>
      </w:pPr>
      <w:r>
        <w:t xml:space="preserve">Now, to reach our destination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oMath>
      <w:r>
        <w:t xml:space="preserve"> we have to move two steps in the vertical direction:</w:t>
      </w:r>
    </w:p>
    <w:p w14:paraId="7FDF6155" w14:textId="77777777" w:rsidR="009F62EA" w:rsidRDefault="000D4C22">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)≈V(</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)+ΔV(</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)+ΔV(</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)+ΔV(</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e>
            </m:mr>
            <m:mr>
              <m:e>
                <m:r>
                  <w:rPr>
                    <w:rFonts w:ascii="Cambria Math" w:hAnsi="Cambria Math"/>
                  </w:rPr>
                  <m:t>+ΔV(</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)+ΔV(</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e>
            </m:mr>
          </m:m>
          <m:r>
            <w:rPr>
              <w:rFonts w:ascii="Cambria Math" w:hAnsi="Cambria Math"/>
            </w:rPr>
            <m:t>(#eq:IteratorEx3)</m:t>
          </m:r>
        </m:oMath>
      </m:oMathPara>
    </w:p>
    <w:p w14:paraId="37A5E660" w14:textId="77777777" w:rsidR="009F62EA" w:rsidRDefault="000D4C22">
      <w:pPr>
        <w:pStyle w:val="FirstParagraph"/>
      </w:pPr>
      <w:r>
        <w:t xml:space="preserve">Generalizing the previous example we see that we can compute the approximate potential at a generic point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m:t>
        </m:r>
      </m:oMath>
      <w:r>
        <w:t xml:space="preserve"> using the closed formula (12). Both our example (21) and formula (12) have been derived sweeping first in the horizontal direction and next in the vertical one. Of course, we can choose different paths of summation. Nevertheless, because we are building our potential neglecting the curl part of our vector field, we know that our results will converge to the same solution regardless of the chosen path.</w:t>
      </w:r>
    </w:p>
    <w:p w14:paraId="7283CB50" w14:textId="77777777" w:rsidR="009F62EA" w:rsidRDefault="000D4C22">
      <w:pPr>
        <w:pStyle w:val="Heading2"/>
      </w:pPr>
      <w:bookmarkStart w:id="37" w:name="sec:detail"/>
      <w:bookmarkEnd w:id="37"/>
      <w:r>
        <w:lastRenderedPageBreak/>
        <w:t>Detailed flowchart</w:t>
      </w:r>
    </w:p>
    <w:p w14:paraId="451B9F1E" w14:textId="77777777" w:rsidR="009F62EA" w:rsidRDefault="000D4C22">
      <w:pPr>
        <w:pStyle w:val="FirstParagraph"/>
      </w:pPr>
      <w:r>
        <w:t>Those readers interested in the details of our algorithm may find figure 7 illuminating:</w:t>
      </w:r>
    </w:p>
    <w:p w14:paraId="4FB420D5" w14:textId="77777777" w:rsidR="009F62EA" w:rsidRDefault="000D4C22">
      <w:pPr>
        <w:pStyle w:val="FigurewithCaption"/>
      </w:pPr>
      <w:r>
        <w:rPr>
          <w:noProof/>
        </w:rPr>
        <w:drawing>
          <wp:inline distT="0" distB="0" distL="0" distR="0" wp14:anchorId="5934A39A" wp14:editId="537523A9">
            <wp:extent cx="5334000" cy="1367188"/>
            <wp:effectExtent l="0" t="0" r="0" b="0"/>
            <wp:docPr id="7" name="Picture" descr="Figure 7 Detailed flowchart of our algorithm"/>
            <wp:cNvGraphicFramePr/>
            <a:graphic xmlns:a="http://schemas.openxmlformats.org/drawingml/2006/main">
              <a:graphicData uri="http://schemas.openxmlformats.org/drawingml/2006/picture">
                <pic:pic xmlns:pic="http://schemas.openxmlformats.org/drawingml/2006/picture">
                  <pic:nvPicPr>
                    <pic:cNvPr id="0" name="Picture" descr="img/detail.png"/>
                    <pic:cNvPicPr>
                      <a:picLocks noChangeAspect="1" noChangeArrowheads="1"/>
                    </pic:cNvPicPr>
                  </pic:nvPicPr>
                  <pic:blipFill>
                    <a:blip r:embed="rId17"/>
                    <a:stretch>
                      <a:fillRect/>
                    </a:stretch>
                  </pic:blipFill>
                  <pic:spPr bwMode="auto">
                    <a:xfrm>
                      <a:off x="0" y="0"/>
                      <a:ext cx="5334000" cy="1367188"/>
                    </a:xfrm>
                    <a:prstGeom prst="rect">
                      <a:avLst/>
                    </a:prstGeom>
                    <a:noFill/>
                    <a:ln w="9525">
                      <a:noFill/>
                      <a:headEnd/>
                      <a:tailEnd/>
                    </a:ln>
                  </pic:spPr>
                </pic:pic>
              </a:graphicData>
            </a:graphic>
          </wp:inline>
        </w:drawing>
      </w:r>
    </w:p>
    <w:p w14:paraId="4C5C6A8A" w14:textId="77777777" w:rsidR="009F62EA" w:rsidRDefault="000D4C22">
      <w:pPr>
        <w:pStyle w:val="ImageCaption"/>
      </w:pPr>
      <w:r>
        <w:t>Figure 7 Detailed flowchart of our algorithm</w:t>
      </w:r>
    </w:p>
    <w:p w14:paraId="106FFDD6" w14:textId="77777777" w:rsidR="009F62EA" w:rsidRDefault="000D4C22">
      <w:pPr>
        <w:pStyle w:val="Heading2"/>
      </w:pPr>
      <w:bookmarkStart w:id="38" w:name="notes-and-loose-thoughts"/>
      <w:bookmarkEnd w:id="38"/>
      <w:r>
        <w:t>Notes and loose thoughts</w:t>
      </w:r>
    </w:p>
    <w:p w14:paraId="3369BC15" w14:textId="77777777" w:rsidR="009F62EA" w:rsidRDefault="000D4C22">
      <w:pPr>
        <w:pStyle w:val="Heading3"/>
      </w:pPr>
      <w:bookmarkStart w:id="39" w:name="glossary"/>
      <w:bookmarkEnd w:id="39"/>
      <w:r>
        <w:t>Glossary</w:t>
      </w:r>
    </w:p>
    <w:p w14:paraId="7A613416" w14:textId="77777777" w:rsidR="009F62EA" w:rsidRDefault="000D4C22">
      <w:pPr>
        <w:pStyle w:val="FirstParagraph"/>
      </w:pPr>
      <w:r>
        <w:t>I am using as almost synonyms the terms:</w:t>
      </w:r>
    </w:p>
    <w:p w14:paraId="7E18349D" w14:textId="77777777" w:rsidR="009F62EA" w:rsidRDefault="000D4C22">
      <w:pPr>
        <w:pStyle w:val="Compact"/>
        <w:numPr>
          <w:ilvl w:val="0"/>
          <w:numId w:val="5"/>
        </w:numPr>
      </w:pPr>
      <w:r>
        <w:t>Potential (also classical potential and scalar potential)</w:t>
      </w:r>
    </w:p>
    <w:p w14:paraId="01A7585C" w14:textId="77777777" w:rsidR="009F62EA" w:rsidRDefault="000D4C22">
      <w:pPr>
        <w:pStyle w:val="Compact"/>
        <w:numPr>
          <w:ilvl w:val="0"/>
          <w:numId w:val="5"/>
        </w:numPr>
      </w:pPr>
      <w:r>
        <w:t>Stability landscape</w:t>
      </w:r>
    </w:p>
    <w:p w14:paraId="0BF57580" w14:textId="77777777" w:rsidR="009F62EA" w:rsidRDefault="000D4C22">
      <w:pPr>
        <w:pStyle w:val="Compact"/>
        <w:numPr>
          <w:ilvl w:val="0"/>
          <w:numId w:val="5"/>
        </w:numPr>
      </w:pPr>
      <w:r>
        <w:t>Surface</w:t>
      </w:r>
    </w:p>
    <w:p w14:paraId="62A96C31" w14:textId="77777777" w:rsidR="009F62EA" w:rsidRDefault="000D4C22">
      <w:pPr>
        <w:pStyle w:val="Heading3"/>
      </w:pPr>
      <w:bookmarkStart w:id="40" w:name="why-the-existence-of-a-potential-fails-f"/>
      <w:bookmarkEnd w:id="40"/>
      <w:r>
        <w:t>Why the existence of a potential fails for more than 1 dimension? Alternative approaches</w:t>
      </w:r>
    </w:p>
    <w:p w14:paraId="18A87E17" w14:textId="77777777" w:rsidR="009F62EA" w:rsidRDefault="000D4C22">
      <w:pPr>
        <w:pStyle w:val="Heading4"/>
      </w:pPr>
      <w:bookmarkStart w:id="41" w:name="from-mechanics"/>
      <w:bookmarkEnd w:id="41"/>
      <w:r>
        <w:t>From mechanics</w:t>
      </w:r>
    </w:p>
    <w:p w14:paraId="12F9F1E7" w14:textId="77777777" w:rsidR="009F62EA" w:rsidRDefault="000D4C22">
      <w:pPr>
        <w:pStyle w:val="FirstParagraph"/>
      </w:pPr>
      <w:r>
        <w:t>The perpetual oscillation of a rolling marble while submerged in a very viscous fluid is impossible. This rules out the existence of potentials for systems with cyclic attractors.</w:t>
      </w:r>
    </w:p>
    <w:p w14:paraId="19C1F194" w14:textId="77777777" w:rsidR="009F62EA" w:rsidRDefault="000D4C22">
      <w:pPr>
        <w:pStyle w:val="BodyText"/>
      </w:pPr>
      <w:r>
        <w:t>Perpetual oscillation is known to be only possible in systems with two or more dimensions (by virtue of the Poincaré-Bendixson theorem (Strogatz (1994))).</w:t>
      </w:r>
    </w:p>
    <w:p w14:paraId="405D7942" w14:textId="77777777" w:rsidR="009F62EA" w:rsidRDefault="000D4C22">
      <w:pPr>
        <w:pStyle w:val="Heading4"/>
      </w:pPr>
      <w:bookmarkStart w:id="42" w:name="from-information-theory"/>
      <w:bookmarkEnd w:id="42"/>
      <w:r>
        <w:t>From information theory</w:t>
      </w:r>
    </w:p>
    <w:p w14:paraId="5D019F2F" w14:textId="77777777" w:rsidR="009F62EA" w:rsidRDefault="000D4C22">
      <w:pPr>
        <w:pStyle w:val="FirstParagraph"/>
      </w:pPr>
      <w:r>
        <w:t>If we want to summarize, for instance, a two-dimensional system in a single surface, the height at each point of such a surface should contain the information about the derivatives of both states. That is, one number, height, codes two numbers. The process of computing the surface is a process of information compression, and it is known from mathematics that only gradient fields allow this kind of compression. In one-dimensional systems there is no compression of information (one number, height, corresponds to one number, the derivative of the only state), so this restriction does not apply in the one-dimensional case.</w:t>
      </w:r>
    </w:p>
    <w:p w14:paraId="2244AF7C" w14:textId="77777777" w:rsidR="009F62EA" w:rsidRDefault="000D4C22">
      <w:pPr>
        <w:pStyle w:val="Heading1"/>
      </w:pPr>
      <w:bookmarkStart w:id="43" w:name="references"/>
      <w:bookmarkEnd w:id="43"/>
      <w:r>
        <w:lastRenderedPageBreak/>
        <w:t>References</w:t>
      </w:r>
    </w:p>
    <w:p w14:paraId="400CE09E" w14:textId="77777777" w:rsidR="009F62EA" w:rsidRDefault="000D4C22">
      <w:pPr>
        <w:pStyle w:val="Bibliography"/>
      </w:pPr>
      <w:r>
        <w:t xml:space="preserve">Beisner, BE, DT Haydon, and K. Cuddington. 2003. “Alternative stable states in ecology.” </w:t>
      </w:r>
      <w:r>
        <w:rPr>
          <w:i/>
        </w:rPr>
        <w:t>Frontiers in Ecology and the Environment</w:t>
      </w:r>
      <w:r>
        <w:t xml:space="preserve"> 1 (7). John Wiley &amp; Sons, Ltd: 376–82. doi:</w:t>
      </w:r>
      <w:hyperlink r:id="rId18">
        <w:r>
          <w:rPr>
            <w:rStyle w:val="Hyperlink"/>
          </w:rPr>
          <w:t>10.1890/1540-9295(2003)001[0376:ASSIE]2.0.CO;2</w:t>
        </w:r>
      </w:hyperlink>
      <w:r>
        <w:t>.</w:t>
      </w:r>
    </w:p>
    <w:p w14:paraId="4911EC8F" w14:textId="77777777" w:rsidR="009F62EA" w:rsidRDefault="000D4C22">
      <w:pPr>
        <w:pStyle w:val="Bibliography"/>
      </w:pPr>
      <w:r>
        <w:t xml:space="preserve">Bhattacharya, Sudin, Qiang Zhang, and Melvin E Andersen. 2011. “A deterministic map of Waddington’s epigenetic landscape for cell fate specification.” </w:t>
      </w:r>
      <w:r>
        <w:rPr>
          <w:i/>
        </w:rPr>
        <w:t>BMC Systems Biology</w:t>
      </w:r>
      <w:r>
        <w:t xml:space="preserve"> 5 (1): 85. doi:</w:t>
      </w:r>
      <w:hyperlink r:id="rId19">
        <w:r>
          <w:rPr>
            <w:rStyle w:val="Hyperlink"/>
          </w:rPr>
          <w:t>10.1186/1752-0509-5-85</w:t>
        </w:r>
      </w:hyperlink>
      <w:r>
        <w:t>.</w:t>
      </w:r>
    </w:p>
    <w:p w14:paraId="4FACF7A6" w14:textId="77777777" w:rsidR="009F62EA" w:rsidRDefault="000D4C22">
      <w:pPr>
        <w:pStyle w:val="Bibliography"/>
      </w:pPr>
      <w:r>
        <w:t xml:space="preserve">Edelstein-Keshet, Leah. 2005. </w:t>
      </w:r>
      <w:r>
        <w:rPr>
          <w:i/>
        </w:rPr>
        <w:t>Mathematical Models in Biology</w:t>
      </w:r>
      <w:r>
        <w:t>. Society for Industrial; Applied Mathematics. doi:</w:t>
      </w:r>
      <w:hyperlink r:id="rId20">
        <w:r>
          <w:rPr>
            <w:rStyle w:val="Hyperlink"/>
          </w:rPr>
          <w:t>10.1137/1.9780898719147</w:t>
        </w:r>
      </w:hyperlink>
      <w:r>
        <w:t>.</w:t>
      </w:r>
    </w:p>
    <w:p w14:paraId="39A58302" w14:textId="77777777" w:rsidR="009F62EA" w:rsidRPr="000D4C22" w:rsidRDefault="000D4C22">
      <w:pPr>
        <w:pStyle w:val="Bibliography"/>
        <w:rPr>
          <w:lang w:val="nl-NL"/>
          <w:rPrChange w:id="44" w:author="Marten Scheffer" w:date="2019-03-05T07:30:00Z">
            <w:rPr/>
          </w:rPrChange>
        </w:rPr>
      </w:pPr>
      <w:r w:rsidRPr="000D4C22">
        <w:rPr>
          <w:lang w:val="nl-NL"/>
          <w:rPrChange w:id="45" w:author="Marten Scheffer" w:date="2019-03-05T07:30:00Z">
            <w:rPr/>
          </w:rPrChange>
        </w:rPr>
        <w:t>Escher, Maurits Cornelis. 1960. “Klimmen en dalen.”</w:t>
      </w:r>
    </w:p>
    <w:p w14:paraId="1D9FA631" w14:textId="77777777" w:rsidR="009F62EA" w:rsidRDefault="000D4C22">
      <w:pPr>
        <w:pStyle w:val="Bibliography"/>
      </w:pPr>
      <w:r>
        <w:t>———. 1961. “Waterval.”</w:t>
      </w:r>
    </w:p>
    <w:p w14:paraId="10B75DB3" w14:textId="77777777" w:rsidR="009F62EA" w:rsidRDefault="000D4C22">
      <w:pPr>
        <w:pStyle w:val="Bibliography"/>
      </w:pPr>
      <w:r>
        <w:t xml:space="preserve">Gilbert, Scott F. 1991. “Epigenetic landscaping: Waddington’s use of cell fate bifurcation diagrams.” </w:t>
      </w:r>
      <w:r>
        <w:rPr>
          <w:i/>
        </w:rPr>
        <w:t>Biology &amp; Philosophy</w:t>
      </w:r>
      <w:r>
        <w:t xml:space="preserve"> 6 (2). Kluwer Academic Publishers: 135–54. doi:</w:t>
      </w:r>
      <w:hyperlink r:id="rId21">
        <w:r>
          <w:rPr>
            <w:rStyle w:val="Hyperlink"/>
          </w:rPr>
          <w:t>10.1007/BF02426835</w:t>
        </w:r>
      </w:hyperlink>
      <w:r>
        <w:t>.</w:t>
      </w:r>
    </w:p>
    <w:p w14:paraId="659262D5" w14:textId="77777777" w:rsidR="009F62EA" w:rsidRDefault="000D4C22">
      <w:pPr>
        <w:pStyle w:val="Bibliography"/>
      </w:pPr>
      <w:r>
        <w:t xml:space="preserve">Hänggi, Peter, Peter Talkner, and Michal Borkovec. 1990. “Reaction-rate theory: fifty years after Kramers.” </w:t>
      </w:r>
      <w:r>
        <w:rPr>
          <w:i/>
        </w:rPr>
        <w:t>Reviews of Modern Physics</w:t>
      </w:r>
      <w:r>
        <w:t xml:space="preserve"> 62 (2). American Physical Society: 251–341. doi:</w:t>
      </w:r>
      <w:hyperlink r:id="rId22">
        <w:r>
          <w:rPr>
            <w:rStyle w:val="Hyperlink"/>
          </w:rPr>
          <w:t>10.1103/RevModPhys.62.251</w:t>
        </w:r>
      </w:hyperlink>
      <w:r>
        <w:t>.</w:t>
      </w:r>
    </w:p>
    <w:p w14:paraId="3BE6782B" w14:textId="77777777" w:rsidR="009F62EA" w:rsidRPr="000D4C22" w:rsidRDefault="000D4C22">
      <w:pPr>
        <w:pStyle w:val="Bibliography"/>
        <w:rPr>
          <w:lang w:val="nl-NL"/>
          <w:rPrChange w:id="46" w:author="Marten Scheffer" w:date="2019-03-05T07:30:00Z">
            <w:rPr/>
          </w:rPrChange>
        </w:rPr>
      </w:pPr>
      <w:r>
        <w:t xml:space="preserve">Helmholtz, Hermann von. 1858. </w:t>
      </w:r>
      <w:r w:rsidRPr="000D4C22">
        <w:rPr>
          <w:lang w:val="nl-NL"/>
          <w:rPrChange w:id="47" w:author="Marten Scheffer" w:date="2019-03-05T07:30:00Z">
            <w:rPr/>
          </w:rPrChange>
        </w:rPr>
        <w:t>“</w:t>
      </w:r>
      <w:proofErr w:type="spellStart"/>
      <w:r w:rsidRPr="000D4C22">
        <w:rPr>
          <w:lang w:val="nl-NL"/>
          <w:rPrChange w:id="48" w:author="Marten Scheffer" w:date="2019-03-05T07:30:00Z">
            <w:rPr/>
          </w:rPrChange>
        </w:rPr>
        <w:t>Über</w:t>
      </w:r>
      <w:proofErr w:type="spellEnd"/>
      <w:r w:rsidRPr="000D4C22">
        <w:rPr>
          <w:lang w:val="nl-NL"/>
          <w:rPrChange w:id="49" w:author="Marten Scheffer" w:date="2019-03-05T07:30:00Z">
            <w:rPr/>
          </w:rPrChange>
        </w:rPr>
        <w:t xml:space="preserve"> Integrale der </w:t>
      </w:r>
      <w:proofErr w:type="spellStart"/>
      <w:r w:rsidRPr="000D4C22">
        <w:rPr>
          <w:lang w:val="nl-NL"/>
          <w:rPrChange w:id="50" w:author="Marten Scheffer" w:date="2019-03-05T07:30:00Z">
            <w:rPr/>
          </w:rPrChange>
        </w:rPr>
        <w:t>hydrodynamischen</w:t>
      </w:r>
      <w:proofErr w:type="spellEnd"/>
      <w:r w:rsidRPr="000D4C22">
        <w:rPr>
          <w:lang w:val="nl-NL"/>
          <w:rPrChange w:id="51" w:author="Marten Scheffer" w:date="2019-03-05T07:30:00Z">
            <w:rPr/>
          </w:rPrChange>
        </w:rPr>
        <w:t xml:space="preserve"> </w:t>
      </w:r>
      <w:proofErr w:type="spellStart"/>
      <w:r w:rsidRPr="000D4C22">
        <w:rPr>
          <w:lang w:val="nl-NL"/>
          <w:rPrChange w:id="52" w:author="Marten Scheffer" w:date="2019-03-05T07:30:00Z">
            <w:rPr/>
          </w:rPrChange>
        </w:rPr>
        <w:t>Gleichungen</w:t>
      </w:r>
      <w:proofErr w:type="spellEnd"/>
      <w:r w:rsidRPr="000D4C22">
        <w:rPr>
          <w:lang w:val="nl-NL"/>
          <w:rPrChange w:id="53" w:author="Marten Scheffer" w:date="2019-03-05T07:30:00Z">
            <w:rPr/>
          </w:rPrChange>
        </w:rPr>
        <w:t xml:space="preserve">, </w:t>
      </w:r>
      <w:proofErr w:type="spellStart"/>
      <w:r w:rsidRPr="000D4C22">
        <w:rPr>
          <w:lang w:val="nl-NL"/>
          <w:rPrChange w:id="54" w:author="Marten Scheffer" w:date="2019-03-05T07:30:00Z">
            <w:rPr/>
          </w:rPrChange>
        </w:rPr>
        <w:t>welcher</w:t>
      </w:r>
      <w:proofErr w:type="spellEnd"/>
      <w:r w:rsidRPr="000D4C22">
        <w:rPr>
          <w:lang w:val="nl-NL"/>
          <w:rPrChange w:id="55" w:author="Marten Scheffer" w:date="2019-03-05T07:30:00Z">
            <w:rPr/>
          </w:rPrChange>
        </w:rPr>
        <w:t xml:space="preserve"> der </w:t>
      </w:r>
      <w:proofErr w:type="spellStart"/>
      <w:r w:rsidRPr="000D4C22">
        <w:rPr>
          <w:lang w:val="nl-NL"/>
          <w:rPrChange w:id="56" w:author="Marten Scheffer" w:date="2019-03-05T07:30:00Z">
            <w:rPr/>
          </w:rPrChange>
        </w:rPr>
        <w:t>Wirbelbewegungen</w:t>
      </w:r>
      <w:proofErr w:type="spellEnd"/>
      <w:r w:rsidRPr="000D4C22">
        <w:rPr>
          <w:lang w:val="nl-NL"/>
          <w:rPrChange w:id="57" w:author="Marten Scheffer" w:date="2019-03-05T07:30:00Z">
            <w:rPr/>
          </w:rPrChange>
        </w:rPr>
        <w:t xml:space="preserve"> </w:t>
      </w:r>
      <w:proofErr w:type="spellStart"/>
      <w:r w:rsidRPr="000D4C22">
        <w:rPr>
          <w:lang w:val="nl-NL"/>
          <w:rPrChange w:id="58" w:author="Marten Scheffer" w:date="2019-03-05T07:30:00Z">
            <w:rPr/>
          </w:rPrChange>
        </w:rPr>
        <w:t>entsprechen</w:t>
      </w:r>
      <w:proofErr w:type="spellEnd"/>
      <w:r w:rsidRPr="000D4C22">
        <w:rPr>
          <w:lang w:val="nl-NL"/>
          <w:rPrChange w:id="59" w:author="Marten Scheffer" w:date="2019-03-05T07:30:00Z">
            <w:rPr/>
          </w:rPrChange>
        </w:rPr>
        <w:t xml:space="preserve">.” </w:t>
      </w:r>
      <w:r w:rsidRPr="000D4C22">
        <w:rPr>
          <w:i/>
          <w:lang w:val="nl-NL"/>
          <w:rPrChange w:id="60" w:author="Marten Scheffer" w:date="2019-03-05T07:30:00Z">
            <w:rPr>
              <w:i/>
            </w:rPr>
          </w:rPrChange>
        </w:rPr>
        <w:t xml:space="preserve">Journal </w:t>
      </w:r>
      <w:proofErr w:type="spellStart"/>
      <w:r w:rsidRPr="000D4C22">
        <w:rPr>
          <w:i/>
          <w:lang w:val="nl-NL"/>
          <w:rPrChange w:id="61" w:author="Marten Scheffer" w:date="2019-03-05T07:30:00Z">
            <w:rPr>
              <w:i/>
            </w:rPr>
          </w:rPrChange>
        </w:rPr>
        <w:t>Für</w:t>
      </w:r>
      <w:proofErr w:type="spellEnd"/>
      <w:r w:rsidRPr="000D4C22">
        <w:rPr>
          <w:i/>
          <w:lang w:val="nl-NL"/>
          <w:rPrChange w:id="62" w:author="Marten Scheffer" w:date="2019-03-05T07:30:00Z">
            <w:rPr>
              <w:i/>
            </w:rPr>
          </w:rPrChange>
        </w:rPr>
        <w:t xml:space="preserve"> Die Reine </w:t>
      </w:r>
      <w:proofErr w:type="spellStart"/>
      <w:r w:rsidRPr="000D4C22">
        <w:rPr>
          <w:i/>
          <w:lang w:val="nl-NL"/>
          <w:rPrChange w:id="63" w:author="Marten Scheffer" w:date="2019-03-05T07:30:00Z">
            <w:rPr>
              <w:i/>
            </w:rPr>
          </w:rPrChange>
        </w:rPr>
        <w:t>Und</w:t>
      </w:r>
      <w:proofErr w:type="spellEnd"/>
      <w:r w:rsidRPr="000D4C22">
        <w:rPr>
          <w:i/>
          <w:lang w:val="nl-NL"/>
          <w:rPrChange w:id="64" w:author="Marten Scheffer" w:date="2019-03-05T07:30:00Z">
            <w:rPr>
              <w:i/>
            </w:rPr>
          </w:rPrChange>
        </w:rPr>
        <w:t xml:space="preserve"> </w:t>
      </w:r>
      <w:proofErr w:type="spellStart"/>
      <w:r w:rsidRPr="000D4C22">
        <w:rPr>
          <w:i/>
          <w:lang w:val="nl-NL"/>
          <w:rPrChange w:id="65" w:author="Marten Scheffer" w:date="2019-03-05T07:30:00Z">
            <w:rPr>
              <w:i/>
            </w:rPr>
          </w:rPrChange>
        </w:rPr>
        <w:t>Angewandte</w:t>
      </w:r>
      <w:proofErr w:type="spellEnd"/>
      <w:r w:rsidRPr="000D4C22">
        <w:rPr>
          <w:i/>
          <w:lang w:val="nl-NL"/>
          <w:rPrChange w:id="66" w:author="Marten Scheffer" w:date="2019-03-05T07:30:00Z">
            <w:rPr>
              <w:i/>
            </w:rPr>
          </w:rPrChange>
        </w:rPr>
        <w:t xml:space="preserve"> </w:t>
      </w:r>
      <w:proofErr w:type="spellStart"/>
      <w:r w:rsidRPr="000D4C22">
        <w:rPr>
          <w:i/>
          <w:lang w:val="nl-NL"/>
          <w:rPrChange w:id="67" w:author="Marten Scheffer" w:date="2019-03-05T07:30:00Z">
            <w:rPr>
              <w:i/>
            </w:rPr>
          </w:rPrChange>
        </w:rPr>
        <w:t>Mathematik</w:t>
      </w:r>
      <w:proofErr w:type="spellEnd"/>
      <w:r w:rsidRPr="000D4C22">
        <w:rPr>
          <w:lang w:val="nl-NL"/>
          <w:rPrChange w:id="68" w:author="Marten Scheffer" w:date="2019-03-05T07:30:00Z">
            <w:rPr/>
          </w:rPrChange>
        </w:rPr>
        <w:t xml:space="preserve"> 55: 25–55. </w:t>
      </w:r>
      <w:r>
        <w:rPr>
          <w:rStyle w:val="Hyperlink"/>
        </w:rPr>
        <w:fldChar w:fldCharType="begin"/>
      </w:r>
      <w:r w:rsidRPr="000D4C22">
        <w:rPr>
          <w:rStyle w:val="Hyperlink"/>
          <w:lang w:val="nl-NL"/>
          <w:rPrChange w:id="69" w:author="Marten Scheffer" w:date="2019-03-05T07:30:00Z">
            <w:rPr>
              <w:rStyle w:val="Hyperlink"/>
            </w:rPr>
          </w:rPrChange>
        </w:rPr>
        <w:instrText xml:space="preserve"> HYPERLINK "https://books.google.com/books?id=6gwPAAAAIAAJ{\\&amp;}pg=PA25{\\" \l "}v=onepage{\\&amp;}q{\\&amp;}f=false" \h </w:instrText>
      </w:r>
      <w:r>
        <w:rPr>
          <w:rStyle w:val="Hyperlink"/>
        </w:rPr>
        <w:fldChar w:fldCharType="separate"/>
      </w:r>
      <w:r w:rsidRPr="000D4C22">
        <w:rPr>
          <w:rStyle w:val="Hyperlink"/>
          <w:lang w:val="nl-NL"/>
          <w:rPrChange w:id="70" w:author="Marten Scheffer" w:date="2019-03-05T07:30:00Z">
            <w:rPr>
              <w:rStyle w:val="Hyperlink"/>
            </w:rPr>
          </w:rPrChange>
        </w:rPr>
        <w:t>https://books.google.com/books?id=6gwPAAAAIAAJ{\&amp;}pg=PA25{\#}v=onepage{\&amp;}q{\&amp;}f=false</w:t>
      </w:r>
      <w:r>
        <w:rPr>
          <w:rStyle w:val="Hyperlink"/>
        </w:rPr>
        <w:fldChar w:fldCharType="end"/>
      </w:r>
      <w:r w:rsidRPr="000D4C22">
        <w:rPr>
          <w:lang w:val="nl-NL"/>
          <w:rPrChange w:id="71" w:author="Marten Scheffer" w:date="2019-03-05T07:30:00Z">
            <w:rPr/>
          </w:rPrChange>
        </w:rPr>
        <w:t>.</w:t>
      </w:r>
    </w:p>
    <w:p w14:paraId="139CEDF4" w14:textId="77777777" w:rsidR="009F62EA" w:rsidRDefault="000D4C22">
      <w:pPr>
        <w:pStyle w:val="Bibliography"/>
      </w:pPr>
      <w:r>
        <w:t xml:space="preserve">Lagrange, Joseph-Louis. 1777. “Remarques générales sur le mouvement de plusieurs corps qui s’attirent mutuellement enraison inverse des carrés des distances.” Académie royale des Sciences et Belles-Lettres de Berlin. </w:t>
      </w:r>
      <w:hyperlink r:id="rId23" w:anchor="}page/396/mode/2up">
        <w:r>
          <w:rPr>
            <w:rStyle w:val="Hyperlink"/>
          </w:rPr>
          <w:t>https://archive.org/stream/oeuvresdelagrang04lagr{\#}page/396/mode/2up</w:t>
        </w:r>
      </w:hyperlink>
      <w:r>
        <w:t>.</w:t>
      </w:r>
    </w:p>
    <w:p w14:paraId="06616570" w14:textId="77777777" w:rsidR="009F62EA" w:rsidRDefault="000D4C22">
      <w:pPr>
        <w:pStyle w:val="Bibliography"/>
      </w:pPr>
      <w:r>
        <w:t xml:space="preserve">Marsden, Jerrold E., and Anthony Tromba. 2003. </w:t>
      </w:r>
      <w:r>
        <w:rPr>
          <w:i/>
        </w:rPr>
        <w:t>Vector calculus</w:t>
      </w:r>
      <w:r>
        <w:t>. W.H. Freeman.</w:t>
      </w:r>
    </w:p>
    <w:p w14:paraId="617D2B37" w14:textId="77777777" w:rsidR="009F62EA" w:rsidRDefault="000D4C22">
      <w:pPr>
        <w:pStyle w:val="Bibliography"/>
      </w:pPr>
      <w:r>
        <w:t xml:space="preserve">Penrose, L. S., and R. Penrose. 1958. “Impossible objects: A special type of visual illusion.” </w:t>
      </w:r>
      <w:r>
        <w:rPr>
          <w:i/>
        </w:rPr>
        <w:t>British Journal of Psychology</w:t>
      </w:r>
      <w:r>
        <w:t xml:space="preserve"> 49 (1). John Wiley &amp; Sons, Ltd (10.1111): 31–33. doi:</w:t>
      </w:r>
      <w:hyperlink r:id="rId24">
        <w:r>
          <w:rPr>
            <w:rStyle w:val="Hyperlink"/>
          </w:rPr>
          <w:t>10.1111/j.2044-8295.1958.tb00634.x</w:t>
        </w:r>
      </w:hyperlink>
      <w:r>
        <w:t>.</w:t>
      </w:r>
    </w:p>
    <w:p w14:paraId="19EFB94B" w14:textId="77777777" w:rsidR="009F62EA" w:rsidRDefault="000D4C22">
      <w:pPr>
        <w:pStyle w:val="Bibliography"/>
      </w:pPr>
      <w:r>
        <w:t xml:space="preserve">Scheffer, Marten, Steve Carpenter, Jonathan a Foley, Carl Folke, and Brian Walker. 2001. “Catastrophic shifts in ecosystems.” </w:t>
      </w:r>
      <w:r>
        <w:rPr>
          <w:i/>
        </w:rPr>
        <w:t>Nature</w:t>
      </w:r>
      <w:r>
        <w:t xml:space="preserve"> 413 (6856): 591–96. doi:</w:t>
      </w:r>
      <w:hyperlink r:id="rId25">
        <w:r>
          <w:rPr>
            <w:rStyle w:val="Hyperlink"/>
          </w:rPr>
          <w:t>10.1038/35098000</w:t>
        </w:r>
      </w:hyperlink>
      <w:r>
        <w:t>.</w:t>
      </w:r>
    </w:p>
    <w:p w14:paraId="1CA443B2" w14:textId="77777777" w:rsidR="009F62EA" w:rsidRDefault="000D4C22">
      <w:pPr>
        <w:pStyle w:val="Bibliography"/>
      </w:pPr>
      <w:r>
        <w:t xml:space="preserve">Strogatz, Steven H. 1994. </w:t>
      </w:r>
      <w:r>
        <w:rPr>
          <w:i/>
        </w:rPr>
        <w:t>Nonlinear Dynamics and Chaos: With Applications to Physics, Biology, Chemistry and Engineering</w:t>
      </w:r>
      <w:r>
        <w:t>.</w:t>
      </w:r>
    </w:p>
    <w:p w14:paraId="64C5C826" w14:textId="77777777" w:rsidR="009F62EA" w:rsidRDefault="000D4C22">
      <w:pPr>
        <w:pStyle w:val="Bibliography"/>
      </w:pPr>
      <w:r>
        <w:lastRenderedPageBreak/>
        <w:t xml:space="preserve">Zhou, Joseph Xu, M. D. S. Aliyu, Erik Aurell, and Sui Huang. 2012. “Quasi-potential landscape in complex multi-stable systems.” </w:t>
      </w:r>
      <w:r>
        <w:rPr>
          <w:i/>
        </w:rPr>
        <w:t>Journal of the Royal Society Interface</w:t>
      </w:r>
      <w:r>
        <w:t xml:space="preserve"> 9 (77): 3539–53. doi:</w:t>
      </w:r>
      <w:hyperlink r:id="rId26">
        <w:r>
          <w:rPr>
            <w:rStyle w:val="Hyperlink"/>
          </w:rPr>
          <w:t>10.1098/rsif.2012.0434</w:t>
        </w:r>
      </w:hyperlink>
      <w:r>
        <w:t>.</w:t>
      </w:r>
    </w:p>
    <w:sectPr w:rsidR="009F62EA">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Marten Scheffer" w:date="2019-03-05T07:48:00Z" w:initials="MS">
    <w:p w14:paraId="41CD9F55" w14:textId="77777777" w:rsidR="00345CD4" w:rsidRDefault="00345CD4">
      <w:pPr>
        <w:pStyle w:val="CommentText"/>
      </w:pPr>
      <w:r>
        <w:rPr>
          <w:rStyle w:val="CommentReference"/>
        </w:rPr>
        <w:annotationRef/>
      </w:r>
      <w:r>
        <w:t>It might be nice to also see examples where it does not work anymore, to show the limits of the method. Could that be done and discussed?</w:t>
      </w:r>
    </w:p>
  </w:comment>
  <w:comment w:id="23" w:author="Marten Scheffer" w:date="2019-03-05T07:43:00Z" w:initials="MS">
    <w:p w14:paraId="0866487D" w14:textId="77777777" w:rsidR="006F4D02" w:rsidRDefault="006F4D02">
      <w:pPr>
        <w:pStyle w:val="CommentText"/>
      </w:pPr>
      <w:r>
        <w:rPr>
          <w:rStyle w:val="CommentReference"/>
        </w:rPr>
        <w:annotationRef/>
      </w:r>
      <w:r>
        <w:t>‘panel a’ mark the ‘a’ in the panel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CD9F55" w15:done="0"/>
  <w15:commentEx w15:paraId="0866487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CD9F55" w16cid:durableId="2028A853"/>
  <w16cid:commentId w16cid:paraId="0866487D" w16cid:durableId="2028A7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B81B30" w14:textId="77777777" w:rsidR="00BF3429" w:rsidRDefault="00BF3429">
      <w:pPr>
        <w:spacing w:after="0"/>
      </w:pPr>
      <w:r>
        <w:separator/>
      </w:r>
    </w:p>
  </w:endnote>
  <w:endnote w:type="continuationSeparator" w:id="0">
    <w:p w14:paraId="2A4CF52D" w14:textId="77777777" w:rsidR="00BF3429" w:rsidRDefault="00BF34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89267E" w14:textId="77777777" w:rsidR="00BF3429" w:rsidRDefault="00BF3429">
      <w:r>
        <w:separator/>
      </w:r>
    </w:p>
  </w:footnote>
  <w:footnote w:type="continuationSeparator" w:id="0">
    <w:p w14:paraId="4AEE1771" w14:textId="77777777" w:rsidR="00BF3429" w:rsidRDefault="00BF3429">
      <w:r>
        <w:continuationSeparator/>
      </w:r>
    </w:p>
  </w:footnote>
  <w:footnote w:id="1">
    <w:p w14:paraId="48F29556" w14:textId="77777777" w:rsidR="000D4C22" w:rsidRDefault="000D4C22">
      <w:pPr>
        <w:pStyle w:val="FootnoteText"/>
      </w:pPr>
      <w:r>
        <w:rPr>
          <w:rStyle w:val="FootnoteReference"/>
        </w:rPr>
        <w:footnoteRef/>
      </w:r>
      <w:r>
        <w:t xml:space="preserve"> This decomposition is related with the Helmholtz decomposition: it is proven that, for a huge range of easy to fulfil conditions, any vector field can be decomposed as </w:t>
      </w:r>
      <m:oMath>
        <m:groupChr>
          <m:groupChrPr>
            <m:chr m:val="⃗"/>
            <m:pos m:val="top"/>
            <m:vertJc m:val="bot"/>
            <m:ctrlPr>
              <w:rPr>
                <w:rFonts w:ascii="Cambria Math" w:hAnsi="Cambria Math"/>
              </w:rPr>
            </m:ctrlPr>
          </m:groupChrPr>
          <m:e>
            <m:r>
              <w:rPr>
                <w:rFonts w:ascii="Cambria Math" w:hAnsi="Cambria Math"/>
              </w:rPr>
              <m:t>f</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m:t>
            </m:r>
          </m:e>
        </m:groupChr>
        <m:r>
          <w:rPr>
            <w:rFonts w:ascii="Cambria Math" w:hAnsi="Cambria Math"/>
          </w:rPr>
          <m:t>V(</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A</m:t>
            </m:r>
          </m:e>
        </m:groupChr>
        <m:r>
          <w:rPr>
            <w:rFonts w:ascii="Cambria Math" w:hAnsi="Cambria Math"/>
          </w:rPr>
          <m:t>(</m:t>
        </m:r>
        <m:groupChr>
          <m:groupChrPr>
            <m:chr m:val="⃗"/>
            <m:pos m:val="top"/>
            <m:vertJc m:val="bot"/>
            <m:ctrlPr>
              <w:rPr>
                <w:rFonts w:ascii="Cambria Math" w:hAnsi="Cambria Math"/>
              </w:rPr>
            </m:ctrlPr>
          </m:groupChrPr>
          <m:e>
            <m:r>
              <w:rPr>
                <w:rFonts w:ascii="Cambria Math" w:hAnsi="Cambria Math"/>
              </w:rPr>
              <m:t>x</m:t>
            </m:r>
          </m:e>
        </m:groupChr>
        <m:r>
          <w:rPr>
            <w:rFonts w:ascii="Cambria Math" w:hAnsi="Cambria Math"/>
          </w:rPr>
          <m:t>)</m:t>
        </m:r>
      </m:oMath>
      <w:r>
        <w:t xml:space="preserve">, where </w:t>
      </w:r>
      <m:oMath>
        <m:r>
          <w:rPr>
            <w:rFonts w:ascii="Cambria Math" w:hAnsi="Cambria Math"/>
          </w:rPr>
          <m:t>V</m:t>
        </m:r>
      </m:oMath>
      <w:r>
        <w:t xml:space="preserve"> and </w:t>
      </w:r>
      <m:oMath>
        <m:groupChr>
          <m:groupChrPr>
            <m:chr m:val="⃗"/>
            <m:pos m:val="top"/>
            <m:vertJc m:val="bot"/>
            <m:ctrlPr>
              <w:rPr>
                <w:rFonts w:ascii="Cambria Math" w:hAnsi="Cambria Math"/>
              </w:rPr>
            </m:ctrlPr>
          </m:groupChrPr>
          <m:e>
            <m:r>
              <w:rPr>
                <w:rFonts w:ascii="Cambria Math" w:hAnsi="Cambria Math"/>
              </w:rPr>
              <m:t>A</m:t>
            </m:r>
          </m:e>
        </m:groupChr>
      </m:oMath>
      <w:r>
        <w:t xml:space="preserve"> are known as scalar and vector potentials. Both of them have a straightforward natural interpretation, and are widely used, for instance, in electromagnetism and fluid dynamics.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722D832"/>
    <w:multiLevelType w:val="multilevel"/>
    <w:tmpl w:val="E68C05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FA570F0"/>
    <w:multiLevelType w:val="multilevel"/>
    <w:tmpl w:val="4958473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51B64AE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48ADDA41"/>
    <w:multiLevelType w:val="multilevel"/>
    <w:tmpl w:val="6E22AC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ten Scheffer">
    <w15:presenceInfo w15:providerId="None" w15:userId="Marten Scheff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D4C22"/>
    <w:rsid w:val="00345CD4"/>
    <w:rsid w:val="004E29B3"/>
    <w:rsid w:val="00590D07"/>
    <w:rsid w:val="006F4D02"/>
    <w:rsid w:val="00784D58"/>
    <w:rsid w:val="008D6863"/>
    <w:rsid w:val="009F62EA"/>
    <w:rsid w:val="00B86B75"/>
    <w:rsid w:val="00BC48D5"/>
    <w:rsid w:val="00BF3429"/>
    <w:rsid w:val="00C36279"/>
    <w:rsid w:val="00DF56B6"/>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2208"/>
  <w15:docId w15:val="{289FF1B3-2E9C-4C3A-B331-716101B12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0D4C22"/>
    <w:rPr>
      <w:sz w:val="16"/>
      <w:szCs w:val="16"/>
    </w:rPr>
  </w:style>
  <w:style w:type="paragraph" w:styleId="CommentText">
    <w:name w:val="annotation text"/>
    <w:basedOn w:val="Normal"/>
    <w:link w:val="CommentTextChar"/>
    <w:semiHidden/>
    <w:unhideWhenUsed/>
    <w:rsid w:val="000D4C22"/>
    <w:rPr>
      <w:sz w:val="20"/>
      <w:szCs w:val="20"/>
    </w:rPr>
  </w:style>
  <w:style w:type="character" w:customStyle="1" w:styleId="CommentTextChar">
    <w:name w:val="Comment Text Char"/>
    <w:basedOn w:val="DefaultParagraphFont"/>
    <w:link w:val="CommentText"/>
    <w:semiHidden/>
    <w:rsid w:val="000D4C22"/>
    <w:rPr>
      <w:sz w:val="20"/>
      <w:szCs w:val="20"/>
    </w:rPr>
  </w:style>
  <w:style w:type="paragraph" w:styleId="CommentSubject">
    <w:name w:val="annotation subject"/>
    <w:basedOn w:val="CommentText"/>
    <w:next w:val="CommentText"/>
    <w:link w:val="CommentSubjectChar"/>
    <w:semiHidden/>
    <w:unhideWhenUsed/>
    <w:rsid w:val="000D4C22"/>
    <w:rPr>
      <w:b/>
      <w:bCs/>
    </w:rPr>
  </w:style>
  <w:style w:type="character" w:customStyle="1" w:styleId="CommentSubjectChar">
    <w:name w:val="Comment Subject Char"/>
    <w:basedOn w:val="CommentTextChar"/>
    <w:link w:val="CommentSubject"/>
    <w:semiHidden/>
    <w:rsid w:val="000D4C22"/>
    <w:rPr>
      <w:b/>
      <w:bCs/>
      <w:sz w:val="20"/>
      <w:szCs w:val="20"/>
    </w:rPr>
  </w:style>
  <w:style w:type="paragraph" w:styleId="BalloonText">
    <w:name w:val="Balloon Text"/>
    <w:basedOn w:val="Normal"/>
    <w:link w:val="BalloonTextChar"/>
    <w:semiHidden/>
    <w:unhideWhenUsed/>
    <w:rsid w:val="000D4C22"/>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D4C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6/09/relationships/commentsIds" Target="commentsIds.xml"/><Relationship Id="rId18" Type="http://schemas.openxmlformats.org/officeDocument/2006/relationships/hyperlink" Target="https://doi.org/10.1890/1540-9295(2003)001%5b0376:ASSIE%5d2.0.CO;2" TargetMode="External"/><Relationship Id="rId26" Type="http://schemas.openxmlformats.org/officeDocument/2006/relationships/hyperlink" Target="https://doi.org/10.1098/rsif.2012.0434" TargetMode="External"/><Relationship Id="rId3" Type="http://schemas.openxmlformats.org/officeDocument/2006/relationships/settings" Target="settings.xml"/><Relationship Id="rId21" Type="http://schemas.openxmlformats.org/officeDocument/2006/relationships/hyperlink" Target="https://doi.org/10.1007/BF02426835" TargetMode="External"/><Relationship Id="rId7" Type="http://schemas.openxmlformats.org/officeDocument/2006/relationships/image" Target="media/image1.jpg"/><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hyperlink" Target="https://doi.org/10.1038/35098000"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oi.org/10.1137/1.9780898719147"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omments" Target="comments.xml"/><Relationship Id="rId24" Type="http://schemas.openxmlformats.org/officeDocument/2006/relationships/hyperlink" Target="https://doi.org/10.1111/j.2044-8295.1958.tb00634.x"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archive.org/stream/oeuvresdelagrang04lagr%7b\" TargetMode="External"/><Relationship Id="rId28" Type="http://schemas.microsoft.com/office/2011/relationships/people" Target="people.xml"/><Relationship Id="rId10" Type="http://schemas.openxmlformats.org/officeDocument/2006/relationships/hyperlink" Target="https://github.com/PabRod/consRvative" TargetMode="External"/><Relationship Id="rId19" Type="http://schemas.openxmlformats.org/officeDocument/2006/relationships/hyperlink" Target="https://doi.org/10.1186/1752-0509-5-8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s://doi.org/10.1103/RevModPhys.62.251"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4621</Words>
  <Characters>26346</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Climbing Escher’s stairs, or how to estimate stability landscapes for multidimensional deterministic systems</vt:lpstr>
    </vt:vector>
  </TitlesOfParts>
  <Company/>
  <LinksUpToDate>false</LinksUpToDate>
  <CharactersWithSpaces>30906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Climbing Escher’s stairs, or how to estimate stability landscapes for multidimensional deterministic systems</dc:title>
  <dc:creator>Pablo Rodríguez-Sánchez, Egbert van Nes &amp; Marten Scheffer</dc:creator>
  <cp:lastModifiedBy>Marten Scheffer</cp:lastModifiedBy>
  <cp:revision>2</cp:revision>
  <dcterms:created xsi:type="dcterms:W3CDTF">2019-03-05T07:16:00Z</dcterms:created>
  <dcterms:modified xsi:type="dcterms:W3CDTF">2019-03-05T07:16:00Z</dcterms:modified>
</cp:coreProperties>
</file>